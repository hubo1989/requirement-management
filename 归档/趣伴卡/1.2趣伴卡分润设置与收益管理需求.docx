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keepNext/>
        <w:jc w:val="center"/>
        <w:outlineLvl w:val="0"/>
        <w:rPr>
          <w:rFonts w:hint="default"/>
          <w:sz w:val="36"/>
          <w:szCs w:val="36"/>
          <w:lang w:val="en-US" w:eastAsia="zh-Hans"/>
        </w:rPr>
      </w:pPr>
      <w:r>
        <w:rPr>
          <w:rFonts w:hint="eastAsia"/>
          <w:sz w:val="36"/>
          <w:szCs w:val="36"/>
          <w:lang w:val="en-US" w:eastAsia="zh-Hans"/>
        </w:rPr>
        <w:t>趣伴卡分润设置与收益管理</w:t>
      </w:r>
    </w:p>
    <w:p>
      <w:pPr>
        <w:pStyle w:val="18"/>
        <w:keepNext w:val="0"/>
        <w:keepLines w:val="0"/>
        <w:widowControl/>
        <w:numPr>
          <w:ilvl w:val="0"/>
          <w:numId w:val="2"/>
        </w:numPr>
        <w:suppressLineNumbers w:val="0"/>
        <w:spacing w:before="0" w:beforeAutospacing="0" w:after="0" w:afterAutospacing="0" w:line="30" w:lineRule="atLeast"/>
        <w:ind w:left="0" w:right="0" w:firstLine="0"/>
        <w:jc w:val="left"/>
        <w:outlineLvl w:val="0"/>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业务背景：</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有代理商团队需要入驻非pos推广平台，但是需要自主定价模式，不要</w:t>
      </w:r>
      <w:r>
        <w:rPr>
          <w:rFonts w:hint="default" w:ascii="Lucida Grande" w:hAnsi="Lucida Grande" w:eastAsia="Lucida Grande" w:cs="Lucida Grande"/>
          <w:i w:val="0"/>
          <w:iCs w:val="0"/>
          <w:caps w:val="0"/>
          <w:color w:val="333333"/>
          <w:spacing w:val="0"/>
          <w:kern w:val="0"/>
          <w:sz w:val="21"/>
          <w:szCs w:val="21"/>
          <w:u w:val="none"/>
          <w:lang w:eastAsia="zh-Hans" w:bidi="ar"/>
        </w:rPr>
        <w:t>2.0</w:t>
      </w:r>
      <w:r>
        <w:rPr>
          <w:rFonts w:hint="eastAsia" w:ascii="Lucida Grande" w:hAnsi="Lucida Grande" w:eastAsia="Lucida Grande" w:cs="Lucida Grande"/>
          <w:i w:val="0"/>
          <w:iCs w:val="0"/>
          <w:caps w:val="0"/>
          <w:color w:val="333333"/>
          <w:spacing w:val="0"/>
          <w:kern w:val="0"/>
          <w:sz w:val="21"/>
          <w:szCs w:val="21"/>
          <w:u w:val="none"/>
          <w:lang w:val="en-US" w:eastAsia="zh-Hans" w:bidi="ar"/>
        </w:rPr>
        <w:t>模式</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搭建该模式公众号后，可快速复制到其他公众号，做定制化系统</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随着新增了贷款、保险、拉新等板块，拓客的分润设置页面、收益汇总页面已无法满足需求</w:t>
      </w:r>
    </w:p>
    <w:p>
      <w:pPr>
        <w:rPr>
          <w:rFonts w:hint="default" w:ascii="Lucida Grande" w:hAnsi="Lucida Grande" w:eastAsia="Lucida Grande" w:cs="Lucida Grande"/>
          <w:i w:val="0"/>
          <w:iCs w:val="0"/>
          <w:caps w:val="0"/>
          <w:color w:val="333333"/>
          <w:spacing w:val="0"/>
          <w:kern w:val="0"/>
          <w:sz w:val="28"/>
          <w:szCs w:val="28"/>
          <w:u w:val="none"/>
          <w:lang w:eastAsia="zh-Hans" w:bidi="ar"/>
        </w:rPr>
      </w:pPr>
    </w:p>
    <w:p>
      <w:pPr>
        <w:pStyle w:val="2"/>
        <w:numPr>
          <w:ilvl w:val="0"/>
          <w:numId w:val="2"/>
        </w:numPr>
        <w:bidi w:val="0"/>
        <w:rPr>
          <w:rFonts w:hint="eastAsia"/>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需求内容</w:t>
      </w:r>
      <w:r>
        <w:rPr>
          <w:rFonts w:hint="default" w:ascii="Lucida Grande" w:hAnsi="Lucida Grande" w:eastAsia="Lucida Grande" w:cs="Lucida Grande"/>
          <w:i w:val="0"/>
          <w:iCs w:val="0"/>
          <w:caps w:val="0"/>
          <w:color w:val="333333"/>
          <w:spacing w:val="0"/>
          <w:sz w:val="28"/>
          <w:szCs w:val="28"/>
          <w:u w:val="none"/>
        </w:rPr>
        <w:t>：</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增加趣伴卡推客渠道类型，服务商管理筛选项、新建服务商、合作方管理筛选项。</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建立趣伴卡推客</w:t>
      </w:r>
      <w:r>
        <w:rPr>
          <w:rFonts w:hint="eastAsia" w:ascii="Lucida Grande" w:hAnsi="Lucida Grande" w:eastAsia="宋体" w:cs="Lucida Grande"/>
          <w:i w:val="0"/>
          <w:iCs w:val="0"/>
          <w:caps w:val="0"/>
          <w:color w:val="333333"/>
          <w:spacing w:val="0"/>
          <w:kern w:val="0"/>
          <w:sz w:val="21"/>
          <w:szCs w:val="21"/>
          <w:u w:val="none"/>
          <w:lang w:val="en-US" w:eastAsia="zh-CN" w:bidi="ar"/>
        </w:rPr>
        <w:t>虚拟一代机构，</w:t>
      </w:r>
      <w:r>
        <w:rPr>
          <w:rFonts w:hint="eastAsia" w:ascii="Lucida Grande" w:hAnsi="Lucida Grande" w:eastAsia="Lucida Grande" w:cs="Lucida Grande"/>
          <w:i w:val="0"/>
          <w:iCs w:val="0"/>
          <w:caps w:val="0"/>
          <w:color w:val="333333"/>
          <w:spacing w:val="0"/>
          <w:kern w:val="0"/>
          <w:sz w:val="21"/>
          <w:szCs w:val="21"/>
          <w:u w:val="none"/>
          <w:lang w:val="en-US" w:eastAsia="zh-Hans" w:bidi="ar"/>
        </w:rPr>
        <w:t>对应扣票机构</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佳德宝趣伴卡推客。</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付款单增加渠道类型筛选项趣伴卡推客，付款头寸参数使用同趣伴卡渠道。</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参数如下：</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object>
          <v:shape id="_x0000_i1025" o:spt="75" type="#_x0000_t75" style="height:42.9pt;width:32.15pt;" o:ole="t" filled="f" o:preferrelative="t" stroked="f" coordsize="21600,21600">
            <v:path/>
            <v:fill on="f" focussize="0,0"/>
            <v:stroke on="f"/>
            <v:imagedata r:id="rId8" o:title="oleimage"/>
            <o:lock v:ext="edit" aspectratio="t"/>
            <w10:wrap type="none"/>
            <w10:anchorlock/>
          </v:shape>
          <o:OLEObject Type="Embed" ProgID="Package" ShapeID="_x0000_i1025" DrawAspect="Content" ObjectID="_1468075725" r:id="rId7">
            <o:LockedField>false</o:LockedField>
          </o:OLEObject>
        </w:object>
      </w:r>
      <w:r>
        <w:rPr>
          <w:rFonts w:hint="eastAsia" w:ascii="Lucida Grande" w:hAnsi="Lucida Grande" w:eastAsia="Lucida Grande" w:cs="Lucida Grande"/>
          <w:i w:val="0"/>
          <w:iCs w:val="0"/>
          <w:caps w:val="0"/>
          <w:color w:val="333333"/>
          <w:spacing w:val="0"/>
          <w:kern w:val="0"/>
          <w:sz w:val="21"/>
          <w:szCs w:val="21"/>
          <w:u w:val="none"/>
          <w:lang w:val="en-US" w:eastAsia="zh-Hans" w:bidi="ar"/>
        </w:rPr>
        <w:object>
          <v:shape id="_x0000_i1026" o:spt="75" type="#_x0000_t75" style="height:43.4pt;width:32.5pt;" o:ole="t" filled="f" o:preferrelative="t" stroked="f" coordsize="21600,21600">
            <v:path/>
            <v:fill on="f" focussize="0,0"/>
            <v:stroke on="f"/>
            <v:imagedata r:id="rId10" o:title="oleimage"/>
            <o:lock v:ext="edit" aspectratio="t"/>
            <w10:wrap type="none"/>
            <w10:anchorlock/>
          </v:shape>
          <o:OLEObject Type="Embed" ProgID="Package" ShapeID="_x0000_i1026" DrawAspect="Content" ObjectID="_1468075726" r:id="rId9">
            <o:LockedField>false</o:LockedField>
          </o:OLEObject>
        </w:objec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趣伴卡分润报表</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日报、月报、代理商报表增加趣伴卡推客数据。</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收益汇总页面需支持在公众号中打开。</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合作方管理页面-原趣伴卡推广方设置入口文案修改为增值业务分润设置</w:t>
      </w:r>
    </w:p>
    <w:p>
      <w:pPr>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5408" behindDoc="0" locked="0" layoutInCell="1" allowOverlap="1">
            <wp:simplePos x="0" y="0"/>
            <wp:positionH relativeFrom="column">
              <wp:posOffset>306070</wp:posOffset>
            </wp:positionH>
            <wp:positionV relativeFrom="paragraph">
              <wp:posOffset>155575</wp:posOffset>
            </wp:positionV>
            <wp:extent cx="1911350" cy="4097020"/>
            <wp:effectExtent l="0" t="0" r="19050" b="17780"/>
            <wp:wrapSquare wrapText="bothSides"/>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1911350" cy="4097020"/>
                    </a:xfrm>
                    <a:prstGeom prst="rect">
                      <a:avLst/>
                    </a:prstGeom>
                    <a:noFill/>
                    <a:ln>
                      <a:noFill/>
                    </a:ln>
                  </pic:spPr>
                </pic:pic>
              </a:graphicData>
            </a:graphic>
          </wp:anchor>
        </w:drawing>
      </w: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该入口对所有一代开放</w:t>
      </w: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对办卡分润模板中未开启层层的一代，该入口中配置的是一代和拓卡方之间的分润比例</w:t>
      </w:r>
    </w:p>
    <w:p>
      <w:pPr>
        <w:tabs>
          <w:tab w:val="left" w:pos="3913"/>
        </w:tabs>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未在后台配置过分润配置的一代，在此处配置后，默认为次日生效</w:t>
      </w: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对办卡分润模板中已开启层层或开启跨层的一代，该入口中配置的是未进行单独设置的所有直属合作方的分润比例</w:t>
      </w: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该入口对所有所属一代分润模板开启层层，未开跨层的代理商开放，配置的是未进行单独设置的所有直属合作方的分润比例</w:t>
      </w:r>
    </w:p>
    <w:p>
      <w:pPr>
        <w:tabs>
          <w:tab w:val="left" w:pos="3913"/>
        </w:tabs>
        <w:rPr>
          <w:rFonts w:hint="default"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tabs>
          <w:tab w:val="left" w:pos="3913"/>
        </w:tabs>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br w:type="page"/>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增值业务分润设置页面</w:t>
      </w:r>
    </w:p>
    <w:p>
      <w:r>
        <w:drawing>
          <wp:anchor distT="0" distB="0" distL="114300" distR="114300" simplePos="0" relativeHeight="251666432" behindDoc="0" locked="0" layoutInCell="1" allowOverlap="1">
            <wp:simplePos x="0" y="0"/>
            <wp:positionH relativeFrom="column">
              <wp:posOffset>0</wp:posOffset>
            </wp:positionH>
            <wp:positionV relativeFrom="paragraph">
              <wp:posOffset>76200</wp:posOffset>
            </wp:positionV>
            <wp:extent cx="1800225" cy="3876675"/>
            <wp:effectExtent l="0" t="0" r="3175" b="9525"/>
            <wp:wrapSquare wrapText="bothSides"/>
            <wp:docPr id="9" name="图片 5" descr="/Users/hubo/Library/Containers/com.kingsoft.wpsoffice.mac/Data/tmp/photoeditapp/2023121817025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Users/hubo/Library/Containers/com.kingsoft.wpsoffice.mac/Data/tmp/photoeditapp/20231218170259/temp.pngtemp"/>
                    <pic:cNvPicPr>
                      <a:picLocks noChangeAspect="1"/>
                    </pic:cNvPicPr>
                  </pic:nvPicPr>
                  <pic:blipFill>
                    <a:blip r:embed="rId12"/>
                    <a:stretch>
                      <a:fillRect/>
                    </a:stretch>
                  </pic:blipFill>
                  <pic:spPr>
                    <a:xfrm>
                      <a:off x="0" y="0"/>
                      <a:ext cx="1800225" cy="3876675"/>
                    </a:xfrm>
                    <a:prstGeom prst="rect">
                      <a:avLst/>
                    </a:prstGeom>
                    <a:noFill/>
                    <a:ln>
                      <a:noFill/>
                    </a:ln>
                  </pic:spPr>
                </pic:pic>
              </a:graphicData>
            </a:graphic>
          </wp:anchor>
        </w:drawing>
      </w: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r>
        <w:drawing>
          <wp:anchor distT="0" distB="0" distL="114300" distR="114300" simplePos="0" relativeHeight="251667456" behindDoc="0" locked="0" layoutInCell="1" allowOverlap="1">
            <wp:simplePos x="0" y="0"/>
            <wp:positionH relativeFrom="column">
              <wp:posOffset>-1922780</wp:posOffset>
            </wp:positionH>
            <wp:positionV relativeFrom="paragraph">
              <wp:posOffset>3769995</wp:posOffset>
            </wp:positionV>
            <wp:extent cx="1790700" cy="3738245"/>
            <wp:effectExtent l="0" t="0" r="12700" b="20955"/>
            <wp:wrapSquare wrapText="bothSides"/>
            <wp:docPr id="11" name="图片 6" descr="/Users/hubo/Library/Containers/com.kingsoft.wpsoffice.mac/Data/tmp/photoeditapp/2023121817034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Users/hubo/Library/Containers/com.kingsoft.wpsoffice.mac/Data/tmp/photoeditapp/20231218170345/temp.pngtemp"/>
                    <pic:cNvPicPr>
                      <a:picLocks noChangeAspect="1"/>
                    </pic:cNvPicPr>
                  </pic:nvPicPr>
                  <pic:blipFill>
                    <a:blip r:embed="rId13"/>
                    <a:stretch>
                      <a:fillRect/>
                    </a:stretch>
                  </pic:blipFill>
                  <pic:spPr>
                    <a:xfrm>
                      <a:off x="0" y="0"/>
                      <a:ext cx="1790700" cy="3738245"/>
                    </a:xfrm>
                    <a:prstGeom prst="rect">
                      <a:avLst/>
                    </a:prstGeom>
                    <a:noFill/>
                    <a:ln>
                      <a:noFill/>
                    </a:ln>
                  </pic:spPr>
                </pic:pic>
              </a:graphicData>
            </a:graphic>
          </wp:anchor>
        </w:drawing>
      </w:r>
      <w:r>
        <w:rPr>
          <w:rFonts w:hint="eastAsia" w:ascii="Lucida Grande" w:hAnsi="Lucida Grande" w:eastAsia="宋体" w:cs="Lucida Grande"/>
          <w:i w:val="0"/>
          <w:iCs w:val="0"/>
          <w:caps w:val="0"/>
          <w:color w:val="333333"/>
          <w:spacing w:val="0"/>
          <w:kern w:val="0"/>
          <w:sz w:val="21"/>
          <w:szCs w:val="21"/>
          <w:u w:val="none"/>
          <w:lang w:val="en-US" w:eastAsia="zh-CN" w:bidi="ar"/>
        </w:rPr>
        <w:t>该提示，根据是否开启层层分润而不同，开启层层分润的文案为：</w:t>
      </w:r>
    </w:p>
    <w:p>
      <w:pPr>
        <w:rPr>
          <w:ins w:id="0" w:author="风过之痕" w:date="2023-12-18T17:03:06Z"/>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您在此设置的价格会影响所有未单独设置价格的直属合作方请谨慎修改</w:t>
      </w:r>
    </w:p>
    <w:p>
      <w:pPr>
        <w:rPr>
          <w:rFonts w:hint="default" w:ascii="Lucida Grande" w:hAnsi="Lucida Grande" w:eastAsia="宋体" w:cs="Lucida Grande"/>
          <w:i w:val="0"/>
          <w:iCs w:val="0"/>
          <w:caps w:val="0"/>
          <w:color w:val="333333"/>
          <w:spacing w:val="0"/>
          <w:kern w:val="0"/>
          <w:sz w:val="21"/>
          <w:szCs w:val="21"/>
          <w:u w:val="none"/>
          <w:lang w:val="en-US" w:eastAsia="zh-CN" w:bidi="ar"/>
        </w:rPr>
      </w:pPr>
      <w:ins w:id="1" w:author="风过之痕" w:date="2023-12-18T17:03:14Z">
        <w:r>
          <w:rPr>
            <w:rFonts w:hint="eastAsia" w:ascii="Lucida Grande" w:hAnsi="Lucida Grande" w:eastAsia="宋体" w:cs="Lucida Grande"/>
            <w:i w:val="0"/>
            <w:iCs w:val="0"/>
            <w:caps w:val="0"/>
            <w:color w:val="333333"/>
            <w:spacing w:val="0"/>
            <w:kern w:val="0"/>
            <w:sz w:val="21"/>
            <w:szCs w:val="21"/>
            <w:u w:val="none"/>
            <w:lang w:val="en-US" w:eastAsia="zh-CN" w:bidi="ar"/>
          </w:rPr>
          <w:t>设置</w:t>
        </w:r>
      </w:ins>
      <w:ins w:id="2" w:author="风过之痕" w:date="2023-12-18T17:03:15Z">
        <w:r>
          <w:rPr>
            <w:rFonts w:hint="eastAsia" w:ascii="Lucida Grande" w:hAnsi="Lucida Grande" w:eastAsia="宋体" w:cs="Lucida Grande"/>
            <w:i w:val="0"/>
            <w:iCs w:val="0"/>
            <w:caps w:val="0"/>
            <w:color w:val="333333"/>
            <w:spacing w:val="0"/>
            <w:kern w:val="0"/>
            <w:sz w:val="21"/>
            <w:szCs w:val="21"/>
            <w:u w:val="none"/>
            <w:lang w:val="en-US" w:eastAsia="zh-CN" w:bidi="ar"/>
          </w:rPr>
          <w:t>均为</w:t>
        </w:r>
      </w:ins>
      <w:ins w:id="3" w:author="风过之痕" w:date="2023-12-18T17:03:17Z">
        <w:r>
          <w:rPr>
            <w:rFonts w:hint="eastAsia" w:ascii="Lucida Grande" w:hAnsi="Lucida Grande" w:eastAsia="宋体" w:cs="Lucida Grande"/>
            <w:i w:val="0"/>
            <w:iCs w:val="0"/>
            <w:caps w:val="0"/>
            <w:color w:val="333333"/>
            <w:spacing w:val="0"/>
            <w:kern w:val="0"/>
            <w:sz w:val="21"/>
            <w:szCs w:val="21"/>
            <w:u w:val="none"/>
            <w:lang w:val="en-US" w:eastAsia="zh-CN" w:bidi="ar"/>
          </w:rPr>
          <w:t>实时</w:t>
        </w:r>
      </w:ins>
      <w:ins w:id="4" w:author="风过之痕" w:date="2023-12-18T17:03:18Z">
        <w:r>
          <w:rPr>
            <w:rFonts w:hint="eastAsia" w:ascii="Lucida Grande" w:hAnsi="Lucida Grande" w:eastAsia="宋体" w:cs="Lucida Grande"/>
            <w:i w:val="0"/>
            <w:iCs w:val="0"/>
            <w:caps w:val="0"/>
            <w:color w:val="333333"/>
            <w:spacing w:val="0"/>
            <w:kern w:val="0"/>
            <w:sz w:val="21"/>
            <w:szCs w:val="21"/>
            <w:u w:val="none"/>
            <w:lang w:val="en-US" w:eastAsia="zh-CN" w:bidi="ar"/>
          </w:rPr>
          <w:t>生效</w:t>
        </w:r>
      </w:ins>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将所有产品按账户分为四类</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办卡：包括CREDIT/DEBIT</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贷款：LOAN</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保险：INSURANCE</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拉新：INVITE</w:t>
      </w:r>
    </w:p>
    <w:p>
      <w:pPr>
        <w:rPr>
          <w:del w:id="5" w:author="风过之痕" w:date="2023-12-18T17:03:10Z"/>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单个产品的结算价为奖励金额+奖励比例+补贴金额+补贴比例，为0的不展示</w:t>
      </w: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点击单个产品的设置价格，可在弹窗中设置单个产品分润比例</w:t>
      </w:r>
    </w:p>
    <w:p>
      <w:pPr>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点击一键设置，可在弹窗中设置当前产品类别中所有产品的分润比例</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已开启层层的，新增合作方时初始化默认模板全部为0</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开启层层时，对所有合作方初始化默认模板全部为0</w:t>
      </w:r>
    </w:p>
    <w:p>
      <w:pPr>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功能上线时，所有开启层层的合作方初始化默认模板全部为0，已有合作方实例不变</w:t>
      </w: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未开启层层分润的文案：</w:t>
      </w: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您在此设置的价格会影响所有展业合作方请谨慎修改</w:t>
      </w: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eastAsia"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我的结算价和合作方结算价计算时，结算金额和补贴金额均为趣伴卡系统奖励金额乘</w:t>
      </w:r>
    </w:p>
    <w:p>
      <w:pPr>
        <w:rPr>
          <w:rFonts w:hint="default"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以分润比例向下取整：如总奖励120元，一级分给二级90%，二级结算价108，二级分三级90%，三级结算价97（97.2向下取整）以此类推；</w:t>
      </w:r>
    </w:p>
    <w:p>
      <w:pPr>
        <w:rPr>
          <w:rFonts w:hint="eastAsia"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结算比例和补贴比例均为趣伴卡系统奖励比例乘以分润比例向下保留</w:t>
      </w:r>
      <w:del w:id="6" w:author="风过之痕" w:date="2023-12-07T09:55:45Z">
        <w:r>
          <w:rPr>
            <w:rFonts w:hint="default" w:ascii="Lucida Grande" w:hAnsi="Lucida Grande" w:eastAsia="宋体" w:cs="Lucida Grande"/>
            <w:i w:val="0"/>
            <w:iCs w:val="0"/>
            <w:caps w:val="0"/>
            <w:color w:val="FF0000"/>
            <w:spacing w:val="0"/>
            <w:kern w:val="0"/>
            <w:sz w:val="21"/>
            <w:szCs w:val="21"/>
            <w:u w:val="none"/>
            <w:lang w:val="en-US" w:eastAsia="zh-CN" w:bidi="ar"/>
          </w:rPr>
          <w:delText>一</w:delText>
        </w:r>
      </w:del>
      <w:ins w:id="7" w:author="风过之痕" w:date="2023-12-07T09:55:46Z">
        <w:r>
          <w:rPr>
            <w:rFonts w:hint="eastAsia" w:ascii="Lucida Grande" w:hAnsi="Lucida Grande" w:eastAsia="宋体" w:cs="Lucida Grande"/>
            <w:i w:val="0"/>
            <w:iCs w:val="0"/>
            <w:caps w:val="0"/>
            <w:color w:val="FF0000"/>
            <w:spacing w:val="0"/>
            <w:kern w:val="0"/>
            <w:sz w:val="21"/>
            <w:szCs w:val="21"/>
            <w:u w:val="none"/>
            <w:lang w:val="en-US" w:eastAsia="zh-CN" w:bidi="ar"/>
          </w:rPr>
          <w:t>两</w:t>
        </w:r>
      </w:ins>
      <w:r>
        <w:rPr>
          <w:rFonts w:hint="eastAsia" w:ascii="Lucida Grande" w:hAnsi="Lucida Grande" w:eastAsia="宋体" w:cs="Lucida Grande"/>
          <w:i w:val="0"/>
          <w:iCs w:val="0"/>
          <w:caps w:val="0"/>
          <w:color w:val="FF0000"/>
          <w:spacing w:val="0"/>
          <w:kern w:val="0"/>
          <w:sz w:val="21"/>
          <w:szCs w:val="21"/>
          <w:u w:val="none"/>
          <w:lang w:val="en-US" w:eastAsia="zh-CN" w:bidi="ar"/>
        </w:rPr>
        <w:t>位小数：如奖</w:t>
      </w:r>
    </w:p>
    <w:p>
      <w:pPr>
        <w:rPr>
          <w:del w:id="8" w:author="风过之痕" w:date="2023-12-05T10:46:00Z"/>
          <w:rFonts w:hint="eastAsia"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励比例为放款金额的2.5%，一级分给二级90%，二级结算价为2.2</w:t>
      </w:r>
      <w:ins w:id="9" w:author="风过之痕" w:date="2023-12-05T10:45:55Z">
        <w:r>
          <w:rPr>
            <w:rFonts w:hint="eastAsia" w:ascii="Lucida Grande" w:hAnsi="Lucida Grande" w:eastAsia="宋体" w:cs="Lucida Grande"/>
            <w:i w:val="0"/>
            <w:iCs w:val="0"/>
            <w:caps w:val="0"/>
            <w:color w:val="FF0000"/>
            <w:spacing w:val="0"/>
            <w:kern w:val="0"/>
            <w:sz w:val="21"/>
            <w:szCs w:val="21"/>
            <w:u w:val="none"/>
            <w:lang w:val="en-US" w:eastAsia="zh-CN" w:bidi="ar"/>
          </w:rPr>
          <w:t>5</w:t>
        </w:r>
      </w:ins>
      <w:r>
        <w:rPr>
          <w:rFonts w:hint="eastAsia" w:ascii="Lucida Grande" w:hAnsi="Lucida Grande" w:eastAsia="宋体" w:cs="Lucida Grande"/>
          <w:i w:val="0"/>
          <w:iCs w:val="0"/>
          <w:caps w:val="0"/>
          <w:color w:val="FF0000"/>
          <w:spacing w:val="0"/>
          <w:kern w:val="0"/>
          <w:sz w:val="21"/>
          <w:szCs w:val="21"/>
          <w:u w:val="none"/>
          <w:lang w:val="en-US" w:eastAsia="zh-CN" w:bidi="ar"/>
        </w:rPr>
        <w:t>%</w:t>
      </w:r>
      <w:del w:id="10" w:author="风过之痕" w:date="2023-12-05T10:46:00Z">
        <w:r>
          <w:rPr>
            <w:rFonts w:hint="eastAsia" w:ascii="Lucida Grande" w:hAnsi="Lucida Grande" w:eastAsia="宋体" w:cs="Lucida Grande"/>
            <w:i w:val="0"/>
            <w:iCs w:val="0"/>
            <w:caps w:val="0"/>
            <w:color w:val="FF0000"/>
            <w:spacing w:val="0"/>
            <w:kern w:val="0"/>
            <w:sz w:val="21"/>
            <w:szCs w:val="21"/>
            <w:u w:val="none"/>
            <w:lang w:val="en-US" w:eastAsia="zh-CN" w:bidi="ar"/>
          </w:rPr>
          <w:delText>（2.25%向下保</w:delText>
        </w:r>
      </w:del>
    </w:p>
    <w:p>
      <w:pPr>
        <w:rPr>
          <w:rFonts w:hint="eastAsia" w:ascii="Lucida Grande" w:hAnsi="Lucida Grande" w:eastAsia="宋体" w:cs="Lucida Grande"/>
          <w:i w:val="0"/>
          <w:iCs w:val="0"/>
          <w:caps w:val="0"/>
          <w:color w:val="FF0000"/>
          <w:spacing w:val="0"/>
          <w:kern w:val="0"/>
          <w:sz w:val="21"/>
          <w:szCs w:val="21"/>
          <w:u w:val="none"/>
          <w:lang w:val="en-US" w:eastAsia="zh-CN" w:bidi="ar"/>
        </w:rPr>
      </w:pPr>
      <w:del w:id="11" w:author="风过之痕" w:date="2023-12-05T10:46:00Z">
        <w:r>
          <w:rPr>
            <w:rFonts w:hint="eastAsia" w:ascii="Lucida Grande" w:hAnsi="Lucida Grande" w:eastAsia="宋体" w:cs="Lucida Grande"/>
            <w:i w:val="0"/>
            <w:iCs w:val="0"/>
            <w:caps w:val="0"/>
            <w:color w:val="FF0000"/>
            <w:spacing w:val="0"/>
            <w:kern w:val="0"/>
            <w:sz w:val="21"/>
            <w:szCs w:val="21"/>
            <w:u w:val="none"/>
            <w:lang w:val="en-US" w:eastAsia="zh-CN" w:bidi="ar"/>
          </w:rPr>
          <w:delText>留一位小数）</w:delText>
        </w:r>
      </w:del>
      <w:r>
        <w:rPr>
          <w:rFonts w:hint="eastAsia" w:ascii="Lucida Grande" w:hAnsi="Lucida Grande" w:eastAsia="宋体" w:cs="Lucida Grande"/>
          <w:i w:val="0"/>
          <w:iCs w:val="0"/>
          <w:caps w:val="0"/>
          <w:color w:val="FF0000"/>
          <w:spacing w:val="0"/>
          <w:kern w:val="0"/>
          <w:sz w:val="21"/>
          <w:szCs w:val="21"/>
          <w:u w:val="none"/>
          <w:lang w:val="en-US" w:eastAsia="zh-CN" w:bidi="ar"/>
        </w:rPr>
        <w:t>，二级分三级90%，三级结算价为</w:t>
      </w:r>
      <w:del w:id="12" w:author="风过之痕" w:date="2023-12-05T10:46:36Z">
        <w:r>
          <w:rPr>
            <w:rFonts w:hint="default" w:ascii="Lucida Grande" w:hAnsi="Lucida Grande" w:eastAsia="宋体" w:cs="Lucida Grande"/>
            <w:i w:val="0"/>
            <w:iCs w:val="0"/>
            <w:caps w:val="0"/>
            <w:color w:val="FF0000"/>
            <w:spacing w:val="0"/>
            <w:kern w:val="0"/>
            <w:sz w:val="21"/>
            <w:szCs w:val="21"/>
            <w:u w:val="none"/>
            <w:lang w:val="en-US" w:eastAsia="zh-CN" w:bidi="ar"/>
          </w:rPr>
          <w:delText>1.9</w:delText>
        </w:r>
      </w:del>
      <w:ins w:id="13" w:author="风过之痕" w:date="2023-12-05T10:46:36Z">
        <w:r>
          <w:rPr>
            <w:rFonts w:hint="eastAsia" w:ascii="Lucida Grande" w:hAnsi="Lucida Grande" w:eastAsia="宋体" w:cs="Lucida Grande"/>
            <w:i w:val="0"/>
            <w:iCs w:val="0"/>
            <w:caps w:val="0"/>
            <w:color w:val="FF0000"/>
            <w:spacing w:val="0"/>
            <w:kern w:val="0"/>
            <w:sz w:val="21"/>
            <w:szCs w:val="21"/>
            <w:u w:val="none"/>
            <w:lang w:val="en-US" w:eastAsia="zh-CN" w:bidi="ar"/>
          </w:rPr>
          <w:t>2.0</w:t>
        </w:r>
      </w:ins>
      <w:ins w:id="14" w:author="风过之痕" w:date="2023-12-05T10:46:37Z">
        <w:r>
          <w:rPr>
            <w:rFonts w:hint="eastAsia" w:ascii="Lucida Grande" w:hAnsi="Lucida Grande" w:eastAsia="宋体" w:cs="Lucida Grande"/>
            <w:i w:val="0"/>
            <w:iCs w:val="0"/>
            <w:caps w:val="0"/>
            <w:color w:val="FF0000"/>
            <w:spacing w:val="0"/>
            <w:kern w:val="0"/>
            <w:sz w:val="21"/>
            <w:szCs w:val="21"/>
            <w:u w:val="none"/>
            <w:lang w:val="en-US" w:eastAsia="zh-CN" w:bidi="ar"/>
          </w:rPr>
          <w:t>2</w:t>
        </w:r>
      </w:ins>
      <w:r>
        <w:rPr>
          <w:rFonts w:hint="eastAsia" w:ascii="Lucida Grande" w:hAnsi="Lucida Grande" w:eastAsia="宋体" w:cs="Lucida Grande"/>
          <w:i w:val="0"/>
          <w:iCs w:val="0"/>
          <w:caps w:val="0"/>
          <w:color w:val="FF0000"/>
          <w:spacing w:val="0"/>
          <w:kern w:val="0"/>
          <w:sz w:val="21"/>
          <w:szCs w:val="21"/>
          <w:u w:val="none"/>
          <w:lang w:val="en-US" w:eastAsia="zh-CN" w:bidi="ar"/>
        </w:rPr>
        <w:t>%（</w:t>
      </w:r>
      <w:del w:id="15" w:author="风过之痕" w:date="2023-12-05T10:46:42Z">
        <w:r>
          <w:rPr>
            <w:rFonts w:hint="default" w:ascii="Lucida Grande" w:hAnsi="Lucida Grande" w:eastAsia="宋体" w:cs="Lucida Grande"/>
            <w:i w:val="0"/>
            <w:iCs w:val="0"/>
            <w:caps w:val="0"/>
            <w:color w:val="FF0000"/>
            <w:spacing w:val="0"/>
            <w:kern w:val="0"/>
            <w:sz w:val="21"/>
            <w:szCs w:val="21"/>
            <w:u w:val="none"/>
            <w:lang w:val="en-US" w:eastAsia="zh-CN" w:bidi="ar"/>
          </w:rPr>
          <w:delText>1.98</w:delText>
        </w:r>
      </w:del>
      <w:ins w:id="16" w:author="风过之痕" w:date="2023-12-05T10:46:42Z">
        <w:r>
          <w:rPr>
            <w:rFonts w:hint="eastAsia" w:ascii="Lucida Grande" w:hAnsi="Lucida Grande" w:eastAsia="宋体" w:cs="Lucida Grande"/>
            <w:i w:val="0"/>
            <w:iCs w:val="0"/>
            <w:caps w:val="0"/>
            <w:color w:val="FF0000"/>
            <w:spacing w:val="0"/>
            <w:kern w:val="0"/>
            <w:sz w:val="21"/>
            <w:szCs w:val="21"/>
            <w:u w:val="none"/>
            <w:lang w:val="en-US" w:eastAsia="zh-CN" w:bidi="ar"/>
          </w:rPr>
          <w:t>2.025</w:t>
        </w:r>
      </w:ins>
      <w:r>
        <w:rPr>
          <w:rFonts w:hint="eastAsia" w:ascii="Lucida Grande" w:hAnsi="Lucida Grande" w:eastAsia="宋体" w:cs="Lucida Grande"/>
          <w:i w:val="0"/>
          <w:iCs w:val="0"/>
          <w:caps w:val="0"/>
          <w:color w:val="FF0000"/>
          <w:spacing w:val="0"/>
          <w:kern w:val="0"/>
          <w:sz w:val="21"/>
          <w:szCs w:val="21"/>
          <w:u w:val="none"/>
          <w:lang w:val="en-US" w:eastAsia="zh-CN" w:bidi="ar"/>
        </w:rPr>
        <w:t>%向下保留</w:t>
      </w:r>
      <w:del w:id="17" w:author="风过之痕" w:date="2023-12-05T10:46:45Z">
        <w:r>
          <w:rPr>
            <w:rFonts w:hint="default" w:ascii="Lucida Grande" w:hAnsi="Lucida Grande" w:eastAsia="宋体" w:cs="Lucida Grande"/>
            <w:i w:val="0"/>
            <w:iCs w:val="0"/>
            <w:caps w:val="0"/>
            <w:color w:val="FF0000"/>
            <w:spacing w:val="0"/>
            <w:kern w:val="0"/>
            <w:sz w:val="21"/>
            <w:szCs w:val="21"/>
            <w:u w:val="none"/>
            <w:lang w:val="en-US" w:eastAsia="zh-CN" w:bidi="ar"/>
          </w:rPr>
          <w:delText>一</w:delText>
        </w:r>
      </w:del>
      <w:ins w:id="18" w:author="风过之痕" w:date="2023-12-05T10:46:46Z">
        <w:r>
          <w:rPr>
            <w:rFonts w:hint="eastAsia" w:ascii="Lucida Grande" w:hAnsi="Lucida Grande" w:eastAsia="宋体" w:cs="Lucida Grande"/>
            <w:i w:val="0"/>
            <w:iCs w:val="0"/>
            <w:caps w:val="0"/>
            <w:color w:val="FF0000"/>
            <w:spacing w:val="0"/>
            <w:kern w:val="0"/>
            <w:sz w:val="21"/>
            <w:szCs w:val="21"/>
            <w:u w:val="none"/>
            <w:lang w:val="en-US" w:eastAsia="zh-CN" w:bidi="ar"/>
          </w:rPr>
          <w:t>两位</w:t>
        </w:r>
      </w:ins>
      <w:r>
        <w:rPr>
          <w:rFonts w:hint="eastAsia" w:ascii="Lucida Grande" w:hAnsi="Lucida Grande" w:eastAsia="宋体" w:cs="Lucida Grande"/>
          <w:i w:val="0"/>
          <w:iCs w:val="0"/>
          <w:caps w:val="0"/>
          <w:color w:val="FF0000"/>
          <w:spacing w:val="0"/>
          <w:kern w:val="0"/>
          <w:sz w:val="21"/>
          <w:szCs w:val="21"/>
          <w:u w:val="none"/>
          <w:lang w:val="en-US" w:eastAsia="zh-CN" w:bidi="ar"/>
        </w:rPr>
        <w:t>位小数）</w:t>
      </w:r>
    </w:p>
    <w:p>
      <w:pPr>
        <w:rPr>
          <w:del w:id="19" w:author="风过之痕" w:date="2023-12-05T10:47:21Z"/>
          <w:rFonts w:hint="eastAsia"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实际计算分润入账时，</w:t>
      </w:r>
      <w:del w:id="20" w:author="风过之痕" w:date="2023-12-05T10:47:00Z">
        <w:r>
          <w:rPr>
            <w:rFonts w:hint="default" w:ascii="Lucida Grande" w:hAnsi="Lucida Grande" w:eastAsia="宋体" w:cs="Lucida Grande"/>
            <w:i w:val="0"/>
            <w:iCs w:val="0"/>
            <w:caps w:val="0"/>
            <w:color w:val="FF0000"/>
            <w:spacing w:val="0"/>
            <w:kern w:val="0"/>
            <w:sz w:val="21"/>
            <w:szCs w:val="21"/>
            <w:u w:val="none"/>
            <w:lang w:val="en-US" w:eastAsia="zh-CN" w:bidi="ar"/>
          </w:rPr>
          <w:delText>与上述规则保持一致</w:delText>
        </w:r>
      </w:del>
      <w:ins w:id="21" w:author="风过之痕" w:date="2023-12-05T10:47:01Z">
        <w:r>
          <w:rPr>
            <w:rFonts w:hint="eastAsia" w:ascii="Lucida Grande" w:hAnsi="Lucida Grande" w:eastAsia="宋体" w:cs="Lucida Grande"/>
            <w:i w:val="0"/>
            <w:iCs w:val="0"/>
            <w:caps w:val="0"/>
            <w:color w:val="FF0000"/>
            <w:spacing w:val="0"/>
            <w:kern w:val="0"/>
            <w:sz w:val="21"/>
            <w:szCs w:val="21"/>
            <w:u w:val="none"/>
            <w:lang w:val="en-US" w:eastAsia="zh-CN" w:bidi="ar"/>
          </w:rPr>
          <w:t>根据</w:t>
        </w:r>
      </w:ins>
      <w:ins w:id="22" w:author="风过之痕" w:date="2023-12-05T10:47:03Z">
        <w:r>
          <w:rPr>
            <w:rFonts w:hint="eastAsia" w:ascii="Lucida Grande" w:hAnsi="Lucida Grande" w:eastAsia="宋体" w:cs="Lucida Grande"/>
            <w:i w:val="0"/>
            <w:iCs w:val="0"/>
            <w:caps w:val="0"/>
            <w:color w:val="FF0000"/>
            <w:spacing w:val="0"/>
            <w:kern w:val="0"/>
            <w:sz w:val="21"/>
            <w:szCs w:val="21"/>
            <w:u w:val="none"/>
            <w:lang w:val="en-US" w:eastAsia="zh-CN" w:bidi="ar"/>
          </w:rPr>
          <w:t>趣伴卡</w:t>
        </w:r>
      </w:ins>
      <w:ins w:id="23" w:author="风过之痕" w:date="2023-12-05T10:47:04Z">
        <w:r>
          <w:rPr>
            <w:rFonts w:hint="eastAsia" w:ascii="Lucida Grande" w:hAnsi="Lucida Grande" w:eastAsia="宋体" w:cs="Lucida Grande"/>
            <w:i w:val="0"/>
            <w:iCs w:val="0"/>
            <w:caps w:val="0"/>
            <w:color w:val="FF0000"/>
            <w:spacing w:val="0"/>
            <w:kern w:val="0"/>
            <w:sz w:val="21"/>
            <w:szCs w:val="21"/>
            <w:u w:val="none"/>
            <w:lang w:val="en-US" w:eastAsia="zh-CN" w:bidi="ar"/>
          </w:rPr>
          <w:t>推送</w:t>
        </w:r>
      </w:ins>
      <w:ins w:id="24" w:author="风过之痕" w:date="2023-12-05T10:47:06Z">
        <w:r>
          <w:rPr>
            <w:rFonts w:hint="eastAsia" w:ascii="Lucida Grande" w:hAnsi="Lucida Grande" w:eastAsia="宋体" w:cs="Lucida Grande"/>
            <w:i w:val="0"/>
            <w:iCs w:val="0"/>
            <w:caps w:val="0"/>
            <w:color w:val="FF0000"/>
            <w:spacing w:val="0"/>
            <w:kern w:val="0"/>
            <w:sz w:val="21"/>
            <w:szCs w:val="21"/>
            <w:u w:val="none"/>
            <w:lang w:val="en-US" w:eastAsia="zh-CN" w:bidi="ar"/>
          </w:rPr>
          <w:t>分润信息</w:t>
        </w:r>
      </w:ins>
      <w:ins w:id="25" w:author="风过之痕" w:date="2023-12-05T10:47:07Z">
        <w:r>
          <w:rPr>
            <w:rFonts w:hint="eastAsia" w:ascii="Lucida Grande" w:hAnsi="Lucida Grande" w:eastAsia="宋体" w:cs="Lucida Grande"/>
            <w:i w:val="0"/>
            <w:iCs w:val="0"/>
            <w:caps w:val="0"/>
            <w:color w:val="FF0000"/>
            <w:spacing w:val="0"/>
            <w:kern w:val="0"/>
            <w:sz w:val="21"/>
            <w:szCs w:val="21"/>
            <w:u w:val="none"/>
            <w:lang w:val="en-US" w:eastAsia="zh-CN" w:bidi="ar"/>
          </w:rPr>
          <w:t>中的</w:t>
        </w:r>
      </w:ins>
      <w:ins w:id="26" w:author="风过之痕" w:date="2023-12-05T10:47:08Z">
        <w:r>
          <w:rPr>
            <w:rFonts w:hint="eastAsia" w:ascii="Lucida Grande" w:hAnsi="Lucida Grande" w:eastAsia="宋体" w:cs="Lucida Grande"/>
            <w:i w:val="0"/>
            <w:iCs w:val="0"/>
            <w:caps w:val="0"/>
            <w:color w:val="FF0000"/>
            <w:spacing w:val="0"/>
            <w:kern w:val="0"/>
            <w:sz w:val="21"/>
            <w:szCs w:val="21"/>
            <w:u w:val="none"/>
            <w:lang w:val="en-US" w:eastAsia="zh-CN" w:bidi="ar"/>
          </w:rPr>
          <w:t>保留</w:t>
        </w:r>
      </w:ins>
      <w:ins w:id="27" w:author="风过之痕" w:date="2023-12-05T10:47:09Z">
        <w:r>
          <w:rPr>
            <w:rFonts w:hint="eastAsia" w:ascii="Lucida Grande" w:hAnsi="Lucida Grande" w:eastAsia="宋体" w:cs="Lucida Grande"/>
            <w:i w:val="0"/>
            <w:iCs w:val="0"/>
            <w:caps w:val="0"/>
            <w:color w:val="FF0000"/>
            <w:spacing w:val="0"/>
            <w:kern w:val="0"/>
            <w:sz w:val="21"/>
            <w:szCs w:val="21"/>
            <w:u w:val="none"/>
            <w:lang w:val="en-US" w:eastAsia="zh-CN" w:bidi="ar"/>
          </w:rPr>
          <w:t>位数</w:t>
        </w:r>
      </w:ins>
      <w:ins w:id="28" w:author="风过之痕" w:date="2023-12-05T10:47:13Z">
        <w:r>
          <w:rPr>
            <w:rFonts w:hint="eastAsia" w:ascii="Lucida Grande" w:hAnsi="Lucida Grande" w:eastAsia="宋体" w:cs="Lucida Grande"/>
            <w:i w:val="0"/>
            <w:iCs w:val="0"/>
            <w:caps w:val="0"/>
            <w:color w:val="FF0000"/>
            <w:spacing w:val="0"/>
            <w:kern w:val="0"/>
            <w:sz w:val="21"/>
            <w:szCs w:val="21"/>
            <w:u w:val="none"/>
            <w:lang w:val="en-US" w:eastAsia="zh-CN" w:bidi="ar"/>
          </w:rPr>
          <w:t>标志位</w:t>
        </w:r>
      </w:ins>
      <w:r>
        <w:rPr>
          <w:rFonts w:hint="eastAsia" w:ascii="Lucida Grande" w:hAnsi="Lucida Grande" w:eastAsia="宋体" w:cs="Lucida Grande"/>
          <w:i w:val="0"/>
          <w:iCs w:val="0"/>
          <w:caps w:val="0"/>
          <w:color w:val="FF0000"/>
          <w:spacing w:val="0"/>
          <w:kern w:val="0"/>
          <w:sz w:val="21"/>
          <w:szCs w:val="21"/>
          <w:u w:val="none"/>
          <w:lang w:val="en-US" w:eastAsia="zh-CN" w:bidi="ar"/>
        </w:rPr>
        <w:t>，上下级应得分润计算出结果后保留对应</w:t>
      </w:r>
    </w:p>
    <w:p>
      <w:pPr>
        <w:rPr>
          <w:rFonts w:hint="eastAsia"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位数，再计算实得（差值）。</w:t>
      </w: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1814830" cy="3881755"/>
            <wp:effectExtent l="0" t="0" r="13970" b="4445"/>
            <wp:wrapSquare wrapText="bothSides"/>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1814830" cy="3881755"/>
                    </a:xfrm>
                    <a:prstGeom prst="rect">
                      <a:avLst/>
                    </a:prstGeom>
                    <a:noFill/>
                    <a:ln>
                      <a:noFill/>
                    </a:ln>
                  </pic:spPr>
                </pic:pic>
              </a:graphicData>
            </a:graphic>
          </wp:anchor>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eastAsia" w:eastAsia="宋体"/>
          <w:lang w:val="en-US" w:eastAsia="zh-CN"/>
        </w:rPr>
      </w:pPr>
      <w:r>
        <w:rPr>
          <w:rFonts w:hint="eastAsia" w:eastAsia="宋体"/>
          <w:lang w:val="en-US" w:eastAsia="zh-CN"/>
        </w:rPr>
        <w:t>贷款、保险、拉新类产品可能存在按比例结算的情况，我的结算价及合作方结算价需支持展示按金</w:t>
      </w:r>
    </w:p>
    <w:p>
      <w:pPr>
        <w:rPr>
          <w:rFonts w:hint="eastAsia" w:eastAsia="宋体"/>
          <w:lang w:val="en-US" w:eastAsia="zh-CN"/>
        </w:rPr>
      </w:pPr>
      <w:r>
        <w:rPr>
          <w:rFonts w:hint="eastAsia" w:eastAsia="宋体"/>
          <w:lang w:val="en-US" w:eastAsia="zh-CN"/>
        </w:rPr>
        <w:t>额、按比例、按金额+按比例、按比例+按金额、按金额+按金额、按比例+按比例的展示方式</w:t>
      </w:r>
    </w:p>
    <w:p>
      <w:pPr>
        <w:rPr>
          <w:rFonts w:hint="eastAsia" w:eastAsia="宋体"/>
          <w:lang w:val="en-US" w:eastAsia="zh-CN"/>
        </w:rPr>
      </w:pPr>
    </w:p>
    <w:p>
      <w:pPr>
        <w:rPr>
          <w:rFonts w:hint="eastAsia" w:eastAsia="宋体"/>
          <w:lang w:val="en-US" w:eastAsia="zh-CN"/>
        </w:rPr>
      </w:pPr>
      <w:r>
        <w:rPr>
          <w:rFonts w:hint="eastAsia" w:eastAsia="宋体"/>
          <w:lang w:val="en-US" w:eastAsia="zh-CN"/>
        </w:rPr>
        <w:t>比例的计算逻辑同金额，如我的结算价5%，设置分润比例80%，则合作方结算价为4%。</w:t>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r>
        <w:drawing>
          <wp:anchor distT="0" distB="0" distL="114300" distR="114300" simplePos="0" relativeHeight="251670528" behindDoc="0" locked="0" layoutInCell="1" allowOverlap="1">
            <wp:simplePos x="0" y="0"/>
            <wp:positionH relativeFrom="column">
              <wp:posOffset>-86995</wp:posOffset>
            </wp:positionH>
            <wp:positionV relativeFrom="paragraph">
              <wp:posOffset>168910</wp:posOffset>
            </wp:positionV>
            <wp:extent cx="1833880" cy="3857625"/>
            <wp:effectExtent l="0" t="0" r="20320" b="3175"/>
            <wp:wrapSquare wrapText="bothSides"/>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5"/>
                    <a:stretch>
                      <a:fillRect/>
                    </a:stretch>
                  </pic:blipFill>
                  <pic:spPr>
                    <a:xfrm>
                      <a:off x="0" y="0"/>
                      <a:ext cx="1833880" cy="385762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-1937385</wp:posOffset>
            </wp:positionH>
            <wp:positionV relativeFrom="paragraph">
              <wp:posOffset>144780</wp:posOffset>
            </wp:positionV>
            <wp:extent cx="1790700" cy="3876675"/>
            <wp:effectExtent l="0" t="0" r="12700" b="9525"/>
            <wp:wrapSquare wrapText="bothSides"/>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1790700" cy="3876675"/>
                    </a:xfrm>
                    <a:prstGeom prst="rect">
                      <a:avLst/>
                    </a:prstGeom>
                    <a:noFill/>
                    <a:ln>
                      <a:noFill/>
                    </a:ln>
                  </pic:spPr>
                </pic:pic>
              </a:graphicData>
            </a:graphic>
          </wp:anchor>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eastAsia" w:eastAsia="宋体"/>
          <w:lang w:val="en-US" w:eastAsia="zh-CN"/>
        </w:rPr>
      </w:pPr>
      <w:r>
        <w:rPr>
          <w:rFonts w:hint="eastAsia" w:eastAsia="宋体"/>
          <w:lang w:val="en-US" w:eastAsia="zh-CN"/>
        </w:rPr>
        <w:t>点击某个银行、产品的设置价格入口，进入设置弹窗</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default"/>
          <w:lang w:eastAsia="zh-Hans"/>
        </w:rPr>
      </w:pPr>
      <w:r>
        <w:rPr>
          <w:rFonts w:hint="default"/>
          <w:lang w:eastAsia="zh-Hans"/>
        </w:rPr>
        <w:br w:type="page"/>
      </w:r>
    </w:p>
    <w:p>
      <w:pPr>
        <w:rPr>
          <w:rFonts w:hint="eastAsia" w:eastAsia="宋体"/>
          <w:lang w:val="en-US" w:eastAsia="zh-CN"/>
        </w:rPr>
      </w:pPr>
      <w:r>
        <w:rPr>
          <w:rFonts w:hint="eastAsia" w:eastAsia="宋体"/>
          <w:lang w:val="en-US" w:eastAsia="zh-CN"/>
        </w:rPr>
        <w:t>点击一键设置，可设置当前页面对应产品类别所有产品的分润比例</w:t>
      </w:r>
    </w:p>
    <w:p>
      <w:pPr>
        <w:rPr>
          <w:rFonts w:hint="default"/>
          <w:lang w:eastAsia="zh-Hans"/>
        </w:rPr>
      </w:pPr>
      <w:r>
        <w:drawing>
          <wp:anchor distT="0" distB="0" distL="114300" distR="114300" simplePos="0" relativeHeight="251672576" behindDoc="0" locked="0" layoutInCell="1" allowOverlap="1">
            <wp:simplePos x="0" y="0"/>
            <wp:positionH relativeFrom="column">
              <wp:posOffset>12065</wp:posOffset>
            </wp:positionH>
            <wp:positionV relativeFrom="paragraph">
              <wp:posOffset>34290</wp:posOffset>
            </wp:positionV>
            <wp:extent cx="1800225" cy="3881755"/>
            <wp:effectExtent l="0" t="0" r="3175" b="4445"/>
            <wp:wrapSquare wrapText="bothSides"/>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1800225" cy="3881755"/>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1872615</wp:posOffset>
            </wp:positionH>
            <wp:positionV relativeFrom="paragraph">
              <wp:posOffset>35560</wp:posOffset>
            </wp:positionV>
            <wp:extent cx="1781175" cy="3886200"/>
            <wp:effectExtent l="0" t="0" r="22225" b="0"/>
            <wp:wrapSquare wrapText="bothSides"/>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1781175" cy="3886200"/>
                    </a:xfrm>
                    <a:prstGeom prst="rect">
                      <a:avLst/>
                    </a:prstGeom>
                    <a:noFill/>
                    <a:ln>
                      <a:noFill/>
                    </a:ln>
                  </pic:spPr>
                </pic:pic>
              </a:graphicData>
            </a:graphic>
          </wp:anchor>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eastAsia" w:eastAsia="宋体"/>
          <w:lang w:val="en-US" w:eastAsia="zh-CN"/>
        </w:rPr>
      </w:pPr>
      <w:r>
        <w:rPr>
          <w:rFonts w:hint="eastAsia" w:eastAsia="宋体"/>
          <w:lang w:val="en-US" w:eastAsia="zh-CN"/>
        </w:rPr>
        <w:t>办卡类文案为一键设置所有银行结算价比例</w:t>
      </w:r>
    </w:p>
    <w:p>
      <w:pPr>
        <w:rPr>
          <w:rFonts w:hint="eastAsia" w:eastAsia="宋体"/>
          <w:lang w:val="en-US" w:eastAsia="zh-CN"/>
        </w:rPr>
      </w:pPr>
      <w:r>
        <w:rPr>
          <w:rFonts w:hint="eastAsia" w:eastAsia="宋体"/>
          <w:lang w:val="en-US" w:eastAsia="zh-CN"/>
        </w:rPr>
        <w:t>贷款、保险、拉新文案为一键设置所有产品结算价比例</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t>在设置页面中，设置完任意产品分润比例或一键设置任意类</w:t>
      </w:r>
    </w:p>
    <w:p>
      <w:pPr>
        <w:rPr>
          <w:rFonts w:hint="eastAsia" w:eastAsia="宋体"/>
          <w:lang w:val="en-US" w:eastAsia="zh-CN"/>
        </w:rPr>
      </w:pPr>
      <w:r>
        <w:rPr>
          <w:rFonts w:hint="eastAsia" w:eastAsia="宋体"/>
          <w:lang w:val="en-US" w:eastAsia="zh-CN"/>
        </w:rPr>
        <w:t>别比例后，产生当前合作方的分润配置，下次进入展示之前</w:t>
      </w:r>
    </w:p>
    <w:p>
      <w:pPr>
        <w:rPr>
          <w:rFonts w:hint="eastAsia" w:eastAsia="宋体"/>
          <w:lang w:val="en-US" w:eastAsia="zh-CN"/>
        </w:rPr>
      </w:pPr>
      <w:r>
        <w:rPr>
          <w:rFonts w:hint="eastAsia" w:eastAsia="宋体"/>
          <w:lang w:val="en-US" w:eastAsia="zh-CN"/>
        </w:rPr>
        <w:t>已有的配置，若未设置任何产品，则不产生配置，下次进入，</w:t>
      </w: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eastAsia="宋体"/>
          <w:lang w:val="en-US" w:eastAsia="zh-CN"/>
        </w:rPr>
        <w:t>默认所有产品均100%给下级。</w:t>
      </w:r>
      <w:r>
        <w:rPr>
          <w:rFonts w:hint="default"/>
          <w:lang w:eastAsia="zh-Hans"/>
        </w:rPr>
        <w:br w:type="page"/>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eastAsia="宋体"/>
          <w:lang w:val="en-US" w:eastAsia="zh-CN"/>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设置合作方分润页面。</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eastAsia="宋体"/>
          <w:lang w:val="en-US" w:eastAsia="zh-CN"/>
        </w:rPr>
      </w:pPr>
      <w:r>
        <w:drawing>
          <wp:anchor distT="0" distB="0" distL="114300" distR="114300" simplePos="0" relativeHeight="251673600" behindDoc="0" locked="0" layoutInCell="1" allowOverlap="1">
            <wp:simplePos x="0" y="0"/>
            <wp:positionH relativeFrom="column">
              <wp:posOffset>161925</wp:posOffset>
            </wp:positionH>
            <wp:positionV relativeFrom="paragraph">
              <wp:posOffset>43815</wp:posOffset>
            </wp:positionV>
            <wp:extent cx="1800225" cy="3867150"/>
            <wp:effectExtent l="0" t="0" r="3175" b="19050"/>
            <wp:wrapSquare wrapText="bothSides"/>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9"/>
                    <a:stretch>
                      <a:fillRect/>
                    </a:stretch>
                  </pic:blipFill>
                  <pic:spPr>
                    <a:xfrm>
                      <a:off x="0" y="0"/>
                      <a:ext cx="1800225" cy="386715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ab/>
      </w: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原入口文案修改为增值业务分润设置</w:t>
      </w: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对一代开放层层的所有合作方展示该入口</w:t>
      </w:r>
    </w:p>
    <w:p>
      <w:pPr>
        <w:pStyle w:val="18"/>
        <w:keepNext w:val="0"/>
        <w:keepLines w:val="0"/>
        <w:widowControl/>
        <w:numPr>
          <w:ilvl w:val="0"/>
          <w:numId w:val="0"/>
        </w:numPr>
        <w:suppressLineNumbers w:val="0"/>
        <w:tabs>
          <w:tab w:val="left" w:pos="3842"/>
        </w:tabs>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对一代开放跨层的，仅一代展示该入口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drawing>
          <wp:anchor distT="0" distB="0" distL="114300" distR="114300" simplePos="0" relativeHeight="251675648" behindDoc="0" locked="0" layoutInCell="1" allowOverlap="1">
            <wp:simplePos x="0" y="0"/>
            <wp:positionH relativeFrom="column">
              <wp:posOffset>2051685</wp:posOffset>
            </wp:positionH>
            <wp:positionV relativeFrom="paragraph">
              <wp:posOffset>76835</wp:posOffset>
            </wp:positionV>
            <wp:extent cx="1804670" cy="3886200"/>
            <wp:effectExtent l="0" t="0" r="24130" b="0"/>
            <wp:wrapSquare wrapText="bothSides"/>
            <wp:docPr id="27" name="图片 8" descr="/Users/hubo/Library/Containers/com.kingsoft.wpsoffice.mac/Data/tmp/photoeditapp/20231218170424/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Users/hubo/Library/Containers/com.kingsoft.wpsoffice.mac/Data/tmp/photoeditapp/20231218170424/temp.pngtemp"/>
                    <pic:cNvPicPr>
                      <a:picLocks noChangeAspect="1"/>
                    </pic:cNvPicPr>
                  </pic:nvPicPr>
                  <pic:blipFill>
                    <a:blip r:embed="rId20"/>
                    <a:stretch>
                      <a:fillRect/>
                    </a:stretch>
                  </pic:blipFill>
                  <pic:spPr>
                    <a:xfrm>
                      <a:off x="0" y="0"/>
                      <a:ext cx="1804670" cy="3886200"/>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218440</wp:posOffset>
            </wp:positionH>
            <wp:positionV relativeFrom="paragraph">
              <wp:posOffset>117475</wp:posOffset>
            </wp:positionV>
            <wp:extent cx="1795145" cy="3862705"/>
            <wp:effectExtent l="0" t="0" r="8255" b="23495"/>
            <wp:wrapSquare wrapText="bothSides"/>
            <wp:docPr id="22" name="图片 7" descr="/Users/hubo/Library/Containers/com.kingsoft.wpsoffice.mac/Data/tmp/photoeditapp/20231218170410/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Users/hubo/Library/Containers/com.kingsoft.wpsoffice.mac/Data/tmp/photoeditapp/20231218170410/temp.pngtemp"/>
                    <pic:cNvPicPr>
                      <a:picLocks noChangeAspect="1"/>
                    </pic:cNvPicPr>
                  </pic:nvPicPr>
                  <pic:blipFill>
                    <a:blip r:embed="rId21"/>
                    <a:stretch>
                      <a:fillRect/>
                    </a:stretch>
                  </pic:blipFill>
                  <pic:spPr>
                    <a:xfrm>
                      <a:off x="0" y="0"/>
                      <a:ext cx="1795145" cy="386270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设置某个合作方价格，顶部展示合作方编号、合作方名称（姓名，未实名的展示手机号中四掩码）</w:t>
      </w: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右侧</w:t>
      </w:r>
      <w:r>
        <w:rPr>
          <w:rFonts w:hint="eastAsia" w:ascii="Lucida Grande" w:hAnsi="Lucida Grande" w:eastAsia="宋体" w:cs="Lucida Grande"/>
          <w:i w:val="0"/>
          <w:iCs w:val="0"/>
          <w:caps w:val="0"/>
          <w:color w:val="333333"/>
          <w:spacing w:val="0"/>
          <w:kern w:val="0"/>
          <w:sz w:val="21"/>
          <w:szCs w:val="21"/>
          <w:u w:val="none"/>
          <w:lang w:val="en-US" w:eastAsia="zh-CN" w:bidi="ar"/>
        </w:rPr>
        <w:t>关闭单独设置的按钮，对已经配置过单独设置的，提供该按钮。关闭单独设置的，删除该合作方的配置，使该合作方受全局配置影响。</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列表区域展示所有上架中的产品的价格，分栏展示</w:t>
      </w:r>
      <w:r>
        <w:rPr>
          <w:rFonts w:hint="eastAsia" w:ascii="Lucida Grande" w:hAnsi="Lucida Grande" w:eastAsia="宋体" w:cs="Lucida Grande"/>
          <w:i w:val="0"/>
          <w:iCs w:val="0"/>
          <w:caps w:val="0"/>
          <w:color w:val="333333"/>
          <w:spacing w:val="0"/>
          <w:kern w:val="0"/>
          <w:sz w:val="21"/>
          <w:szCs w:val="21"/>
          <w:u w:val="none"/>
          <w:lang w:val="en-US" w:eastAsia="zh-CN" w:bidi="ar"/>
        </w:rPr>
        <w:t>办卡</w:t>
      </w:r>
      <w:r>
        <w:rPr>
          <w:rFonts w:hint="eastAsia" w:ascii="Lucida Grande" w:hAnsi="Lucida Grande" w:eastAsia="Lucida Grande" w:cs="Lucida Grande"/>
          <w:i w:val="0"/>
          <w:iCs w:val="0"/>
          <w:caps w:val="0"/>
          <w:color w:val="333333"/>
          <w:spacing w:val="0"/>
          <w:kern w:val="0"/>
          <w:sz w:val="21"/>
          <w:szCs w:val="21"/>
          <w:u w:val="none"/>
          <w:lang w:val="en-US" w:eastAsia="zh-Hans" w:bidi="ar"/>
        </w:rPr>
        <w:t>、贷款、保险、拉新，</w:t>
      </w:r>
      <w:r>
        <w:rPr>
          <w:rFonts w:hint="eastAsia" w:ascii="Lucida Grande" w:hAnsi="Lucida Grande" w:eastAsia="宋体" w:cs="Lucida Grande"/>
          <w:i w:val="0"/>
          <w:iCs w:val="0"/>
          <w:caps w:val="0"/>
          <w:color w:val="333333"/>
          <w:spacing w:val="0"/>
          <w:kern w:val="0"/>
          <w:sz w:val="21"/>
          <w:szCs w:val="21"/>
          <w:u w:val="none"/>
          <w:lang w:val="en-US" w:eastAsia="zh-CN" w:bidi="ar"/>
        </w:rPr>
        <w:t>办</w:t>
      </w:r>
      <w:r>
        <w:rPr>
          <w:rFonts w:hint="eastAsia" w:ascii="Lucida Grande" w:hAnsi="Lucida Grande" w:eastAsia="Lucida Grande" w:cs="Lucida Grande"/>
          <w:i w:val="0"/>
          <w:iCs w:val="0"/>
          <w:caps w:val="0"/>
          <w:color w:val="333333"/>
          <w:spacing w:val="0"/>
          <w:kern w:val="0"/>
          <w:sz w:val="21"/>
          <w:szCs w:val="21"/>
          <w:u w:val="none"/>
          <w:lang w:val="en-US" w:eastAsia="zh-Hans" w:bidi="ar"/>
        </w:rPr>
        <w:t>卡产品展示银行简称；贷款、保险、拉新产品展示产品名称。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我的结算价信用卡、借记卡、拉新展示分配给本级的金额：政策</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系数</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本级真实分润比例的金额，</w:t>
      </w:r>
      <w:r>
        <w:rPr>
          <w:rFonts w:hint="eastAsia" w:ascii="Lucida Grande" w:hAnsi="Lucida Grande" w:eastAsia="Lucida Grande" w:cs="Lucida Grande"/>
          <w:i w:val="0"/>
          <w:iCs w:val="0"/>
          <w:caps w:val="0"/>
          <w:color w:val="FF0000"/>
          <w:spacing w:val="0"/>
          <w:kern w:val="0"/>
          <w:sz w:val="21"/>
          <w:szCs w:val="21"/>
          <w:u w:val="none"/>
          <w:lang w:val="en-US" w:eastAsia="zh-Hans" w:bidi="ar"/>
        </w:rPr>
        <w:t>展示结算价时分为第一级结算价格、第一级结算比例、第二级结算价格、第二级结算比例，根据参数实际是否存在数值展示，数值中间用加号连接</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合作方结算价展示分配给该合作方的金额：政策</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系数</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该合作方真实分润比例的金额，该金额随着设置价格中的比例而变化。</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这里设置的比例，仅对该下级生效。</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drawing>
          <wp:anchor distT="0" distB="0" distL="114300" distR="114300" simplePos="0" relativeHeight="251659264" behindDoc="0" locked="0" layoutInCell="1" allowOverlap="1">
            <wp:simplePos x="0" y="0"/>
            <wp:positionH relativeFrom="column">
              <wp:posOffset>255270</wp:posOffset>
            </wp:positionH>
            <wp:positionV relativeFrom="paragraph">
              <wp:posOffset>635</wp:posOffset>
            </wp:positionV>
            <wp:extent cx="1619250" cy="3495675"/>
            <wp:effectExtent l="0" t="0" r="6350" b="9525"/>
            <wp:wrapSquare wrapText="bothSides"/>
            <wp:docPr id="21" name="图片 6" descr="/Users/hubo/Downloads/1695023538832.jpg169502353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Users/hubo/Downloads/1695023538832.jpg1695023538832"/>
                    <pic:cNvPicPr>
                      <a:picLocks noChangeAspect="1"/>
                    </pic:cNvPicPr>
                  </pic:nvPicPr>
                  <pic:blipFill>
                    <a:blip r:embed="rId22"/>
                    <a:srcRect t="373" b="373"/>
                    <a:stretch>
                      <a:fillRect/>
                    </a:stretch>
                  </pic:blipFill>
                  <pic:spPr>
                    <a:xfrm>
                      <a:off x="0" y="0"/>
                      <a:ext cx="1619250" cy="3495675"/>
                    </a:xfrm>
                    <a:prstGeom prst="rect">
                      <a:avLst/>
                    </a:prstGeom>
                    <a:noFill/>
                    <a:ln>
                      <a:noFill/>
                    </a:ln>
                  </pic:spPr>
                </pic:pic>
              </a:graphicData>
            </a:graphic>
          </wp:anchor>
        </w:drawing>
      </w:r>
      <w:r>
        <w:rPr>
          <w:rFonts w:hint="eastAsia" w:ascii="Lucida Grande" w:hAnsi="Lucida Grande" w:eastAsia="Lucida Grande" w:cs="Lucida Grande"/>
          <w:i w:val="0"/>
          <w:iCs w:val="0"/>
          <w:caps w:val="0"/>
          <w:color w:val="333333"/>
          <w:spacing w:val="0"/>
          <w:kern w:val="0"/>
          <w:sz w:val="21"/>
          <w:szCs w:val="21"/>
          <w:u w:val="none"/>
          <w:lang w:val="en-US" w:eastAsia="zh-Hans" w:bidi="ar"/>
        </w:rPr>
        <w:t>点击一键设置后出现该弹窗</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弹窗仅可设置一个百分比值，该数值影响该合作方所有产品的分润比例，点击确定后，页面列表中所有合作方结算价均根据该比例值刷新结果，合作方结算价最终数字取两位小数（四舍五入）。</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0288" behindDoc="0" locked="0" layoutInCell="1" allowOverlap="1">
            <wp:simplePos x="0" y="0"/>
            <wp:positionH relativeFrom="column">
              <wp:posOffset>280035</wp:posOffset>
            </wp:positionH>
            <wp:positionV relativeFrom="paragraph">
              <wp:posOffset>92075</wp:posOffset>
            </wp:positionV>
            <wp:extent cx="1624330" cy="3500755"/>
            <wp:effectExtent l="0" t="0" r="1270" b="4445"/>
            <wp:wrapSquare wrapText="bothSides"/>
            <wp:docPr id="23" name="图片 7" descr="/Users/hubo/Downloads/Snipaste_2023-09-18_15-54-04.pngSnipaste_2023-09-18_15-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Users/hubo/Downloads/Snipaste_2023-09-18_15-54-04.pngSnipaste_2023-09-18_15-54-04"/>
                    <pic:cNvPicPr>
                      <a:picLocks noChangeAspect="1"/>
                    </pic:cNvPicPr>
                  </pic:nvPicPr>
                  <pic:blipFill>
                    <a:blip r:embed="rId23"/>
                    <a:srcRect t="98" b="98"/>
                    <a:stretch>
                      <a:fillRect/>
                    </a:stretch>
                  </pic:blipFill>
                  <pic:spPr>
                    <a:xfrm>
                      <a:off x="0" y="0"/>
                      <a:ext cx="1624330" cy="350075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点击某个产品的设置价格后，出现该弹窗</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弹窗中展示银行简称或产品名称、我的结算价、合作方结算价</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仅可设置一个比例值，该比例值仅影响当前所设置的产品的合作方结算价，合作方结算价最终数字取两位小数（四舍五入）。</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p>
    <w:p>
      <w:pPr>
        <w:rPr>
          <w:rFonts w:hint="default" w:eastAsia="宋体"/>
          <w:lang w:val="en-US" w:eastAsia="zh-CN"/>
        </w:rPr>
      </w:pPr>
      <w:r>
        <w:rPr>
          <w:rFonts w:hint="eastAsia" w:eastAsia="宋体"/>
          <w:lang w:val="en-US" w:eastAsia="zh-CN"/>
        </w:rPr>
        <w:t>另需额外提供一个设置合作方价格页面，不允许配置收益展示和日结开关，用于给趣伴卡推客公众号使用</w:t>
      </w: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r>
        <w:drawing>
          <wp:inline distT="0" distB="0" distL="114300" distR="114300">
            <wp:extent cx="1790700" cy="3890645"/>
            <wp:effectExtent l="0" t="0" r="12700" b="20955"/>
            <wp:docPr id="29" name="图片 9" descr="/Users/hubo/Library/Containers/com.kingsoft.wpsoffice.mac/Data/tmp/photoeditapp/20231218170444/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Users/hubo/Library/Containers/com.kingsoft.wpsoffice.mac/Data/tmp/photoeditapp/20231218170444/temp.pngtemp"/>
                    <pic:cNvPicPr>
                      <a:picLocks noChangeAspect="1"/>
                    </pic:cNvPicPr>
                  </pic:nvPicPr>
                  <pic:blipFill>
                    <a:blip r:embed="rId24"/>
                    <a:stretch>
                      <a:fillRect/>
                    </a:stretch>
                  </pic:blipFill>
                  <pic:spPr>
                    <a:xfrm>
                      <a:off x="0" y="0"/>
                      <a:ext cx="1790700" cy="3890645"/>
                    </a:xfrm>
                    <a:prstGeom prst="rect">
                      <a:avLst/>
                    </a:prstGeom>
                    <a:noFill/>
                    <a:ln>
                      <a:noFill/>
                    </a:ln>
                  </pic:spPr>
                </pic:pic>
              </a:graphicData>
            </a:graphic>
          </wp:inline>
        </w:drawing>
      </w:r>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控台配置办卡管理</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银行配置修改为产品配置</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pPr>
      <w:r>
        <w:drawing>
          <wp:inline distT="0" distB="0" distL="114300" distR="114300">
            <wp:extent cx="6302375" cy="1588770"/>
            <wp:effectExtent l="0" t="0" r="2222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5"/>
                    <a:stretch>
                      <a:fillRect/>
                    </a:stretch>
                  </pic:blipFill>
                  <pic:spPr>
                    <a:xfrm>
                      <a:off x="0" y="0"/>
                      <a:ext cx="6302375" cy="1588770"/>
                    </a:xfrm>
                    <a:prstGeom prst="rect">
                      <a:avLst/>
                    </a:prstGeom>
                    <a:noFill/>
                    <a:ln>
                      <a:noFill/>
                    </a:ln>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eastAsia="宋体"/>
          <w:lang w:val="en-US" w:eastAsia="zh-CN"/>
        </w:rPr>
      </w:pPr>
      <w:r>
        <w:rPr>
          <w:rFonts w:hint="eastAsia"/>
          <w:lang w:val="en-US" w:eastAsia="zh-Hans"/>
        </w:rPr>
        <w:t>查询条件修改为产品名称、产品编码、参考产品</w:t>
      </w:r>
      <w:r>
        <w:rPr>
          <w:rFonts w:hint="eastAsia" w:eastAsia="宋体"/>
          <w:lang w:val="en-US" w:eastAsia="zh-CN"/>
        </w:rPr>
        <w:t>、银行名称、银行编码、状态、创建时间</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eastAsia"/>
          <w:lang w:val="en-US" w:eastAsia="zh-Hans"/>
        </w:rPr>
      </w:pPr>
      <w:r>
        <w:rPr>
          <w:rFonts w:hint="eastAsia"/>
          <w:lang w:val="en-US" w:eastAsia="zh-Hans"/>
        </w:rPr>
        <w:t>查询结果展示及导出字段修改为</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lang w:val="en-US" w:eastAsia="zh-Hans"/>
        </w:rPr>
      </w:pPr>
      <w:r>
        <w:rPr>
          <w:rFonts w:hint="eastAsia"/>
          <w:lang w:val="en-US" w:eastAsia="zh-Hans"/>
        </w:rPr>
        <w:t>产品编码、产品名称、</w:t>
      </w:r>
      <w:r>
        <w:rPr>
          <w:rFonts w:hint="eastAsia" w:eastAsia="宋体"/>
          <w:lang w:val="en-US" w:eastAsia="zh-CN"/>
        </w:rPr>
        <w:t>银行名称、银行编码、</w:t>
      </w:r>
      <w:r>
        <w:rPr>
          <w:rFonts w:hint="eastAsia"/>
          <w:lang w:val="en-US" w:eastAsia="zh-Hans"/>
        </w:rPr>
        <w:t>产品类别、参考产品、第一级结算金额、第一级结算比例、第二级结算金额、第二级结算比例、状态、创建时间、操作员</w:t>
      </w:r>
    </w:p>
    <w:p>
      <w:pPr>
        <w:ind w:firstLine="0" w:firstLineChars="0"/>
        <w:rPr>
          <w:ins w:id="30" w:author="风过之痕" w:date="2023-12-11T17:50:57Z"/>
          <w:rFonts w:hint="eastAsia" w:ascii="Lucida Grande" w:hAnsi="Lucida Grande" w:eastAsia="宋体" w:cs="Lucida Grande"/>
          <w:i w:val="0"/>
          <w:iCs w:val="0"/>
          <w:caps w:val="0"/>
          <w:color w:val="333333"/>
          <w:spacing w:val="0"/>
          <w:kern w:val="0"/>
          <w:sz w:val="21"/>
          <w:szCs w:val="21"/>
          <w:u w:val="none"/>
          <w:lang w:val="en-US" w:eastAsia="zh-CN" w:bidi="ar"/>
        </w:rPr>
        <w:pPrChange w:id="29" w:author="风过之痕" w:date="2023-12-11T17:50:14Z">
          <w:pPr>
            <w:ind w:firstLine="720" w:firstLineChars="0"/>
          </w:pPr>
        </w:pPrChange>
      </w:pPr>
      <w:del w:id="31" w:author="风过之痕" w:date="2023-12-11T17:50:31Z">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del>
      <w:ins w:id="32" w:author="风过之痕" w:date="2023-12-11T17:50:27Z">
        <w:r>
          <w:rPr>
            <w:rFonts w:hint="eastAsia" w:ascii="Lucida Grande" w:hAnsi="Lucida Grande" w:eastAsia="宋体" w:cs="Lucida Grande"/>
            <w:i w:val="0"/>
            <w:iCs w:val="0"/>
            <w:caps w:val="0"/>
            <w:color w:val="333333"/>
            <w:spacing w:val="0"/>
            <w:kern w:val="0"/>
            <w:sz w:val="21"/>
            <w:szCs w:val="21"/>
            <w:u w:val="none"/>
            <w:lang w:val="en-US" w:eastAsia="zh-CN" w:bidi="ar"/>
          </w:rPr>
          <w:t>新增</w:t>
        </w:r>
      </w:ins>
      <w:ins w:id="33" w:author="风过之痕" w:date="2023-12-11T17:50:50Z">
        <w:r>
          <w:rPr>
            <w:rFonts w:hint="eastAsia" w:ascii="Lucida Grande" w:hAnsi="Lucida Grande" w:eastAsia="宋体" w:cs="Lucida Grande"/>
            <w:i w:val="0"/>
            <w:iCs w:val="0"/>
            <w:caps w:val="0"/>
            <w:color w:val="333333"/>
            <w:spacing w:val="0"/>
            <w:kern w:val="0"/>
            <w:sz w:val="21"/>
            <w:szCs w:val="21"/>
            <w:u w:val="none"/>
            <w:lang w:val="en-US" w:eastAsia="zh-CN" w:bidi="ar"/>
          </w:rPr>
          <w:t>、</w:t>
        </w:r>
      </w:ins>
      <w:ins w:id="34" w:author="风过之痕" w:date="2023-12-11T17:50:51Z">
        <w:r>
          <w:rPr>
            <w:rFonts w:hint="eastAsia" w:ascii="Lucida Grande" w:hAnsi="Lucida Grande" w:eastAsia="宋体" w:cs="Lucida Grande"/>
            <w:i w:val="0"/>
            <w:iCs w:val="0"/>
            <w:caps w:val="0"/>
            <w:color w:val="333333"/>
            <w:spacing w:val="0"/>
            <w:kern w:val="0"/>
            <w:sz w:val="21"/>
            <w:szCs w:val="21"/>
            <w:u w:val="none"/>
            <w:lang w:val="en-US" w:eastAsia="zh-CN" w:bidi="ar"/>
          </w:rPr>
          <w:t>修改</w:t>
        </w:r>
      </w:ins>
      <w:ins w:id="35" w:author="风过之痕" w:date="2023-12-11T17:50:52Z">
        <w:r>
          <w:rPr>
            <w:rFonts w:hint="eastAsia" w:ascii="Lucida Grande" w:hAnsi="Lucida Grande" w:eastAsia="宋体" w:cs="Lucida Grande"/>
            <w:i w:val="0"/>
            <w:iCs w:val="0"/>
            <w:caps w:val="0"/>
            <w:color w:val="333333"/>
            <w:spacing w:val="0"/>
            <w:kern w:val="0"/>
            <w:sz w:val="21"/>
            <w:szCs w:val="21"/>
            <w:u w:val="none"/>
            <w:lang w:val="en-US" w:eastAsia="zh-CN" w:bidi="ar"/>
          </w:rPr>
          <w:t>时</w:t>
        </w:r>
      </w:ins>
      <w:ins w:id="36" w:author="风过之痕" w:date="2023-12-11T17:50:53Z">
        <w:r>
          <w:rPr>
            <w:rFonts w:hint="eastAsia" w:ascii="Lucida Grande" w:hAnsi="Lucida Grande" w:eastAsia="宋体" w:cs="Lucida Grande"/>
            <w:i w:val="0"/>
            <w:iCs w:val="0"/>
            <w:caps w:val="0"/>
            <w:color w:val="333333"/>
            <w:spacing w:val="0"/>
            <w:kern w:val="0"/>
            <w:sz w:val="21"/>
            <w:szCs w:val="21"/>
            <w:u w:val="none"/>
            <w:lang w:val="en-US" w:eastAsia="zh-CN" w:bidi="ar"/>
          </w:rPr>
          <w:t>，</w:t>
        </w:r>
      </w:ins>
      <w:ins w:id="37" w:author="风过之痕" w:date="2023-12-11T17:50:54Z">
        <w:r>
          <w:rPr>
            <w:rFonts w:hint="eastAsia" w:ascii="Lucida Grande" w:hAnsi="Lucida Grande" w:eastAsia="宋体" w:cs="Lucida Grande"/>
            <w:i w:val="0"/>
            <w:iCs w:val="0"/>
            <w:caps w:val="0"/>
            <w:color w:val="333333"/>
            <w:spacing w:val="0"/>
            <w:kern w:val="0"/>
            <w:sz w:val="21"/>
            <w:szCs w:val="21"/>
            <w:u w:val="none"/>
            <w:lang w:val="en-US" w:eastAsia="zh-CN" w:bidi="ar"/>
          </w:rPr>
          <w:t>页面</w:t>
        </w:r>
      </w:ins>
      <w:ins w:id="38" w:author="风过之痕" w:date="2023-12-11T17:50:55Z">
        <w:r>
          <w:rPr>
            <w:rFonts w:hint="eastAsia" w:ascii="Lucida Grande" w:hAnsi="Lucida Grande" w:eastAsia="宋体" w:cs="Lucida Grande"/>
            <w:i w:val="0"/>
            <w:iCs w:val="0"/>
            <w:caps w:val="0"/>
            <w:color w:val="333333"/>
            <w:spacing w:val="0"/>
            <w:kern w:val="0"/>
            <w:sz w:val="21"/>
            <w:szCs w:val="21"/>
            <w:u w:val="none"/>
            <w:lang w:val="en-US" w:eastAsia="zh-CN" w:bidi="ar"/>
          </w:rPr>
          <w:t>如下图</w:t>
        </w:r>
      </w:ins>
      <w:ins w:id="39" w:author="风过之痕" w:date="2023-12-11T17:50:56Z">
        <w:r>
          <w:rPr>
            <w:rFonts w:hint="eastAsia" w:ascii="Lucida Grande" w:hAnsi="Lucida Grande" w:eastAsia="宋体" w:cs="Lucida Grande"/>
            <w:i w:val="0"/>
            <w:iCs w:val="0"/>
            <w:caps w:val="0"/>
            <w:color w:val="333333"/>
            <w:spacing w:val="0"/>
            <w:kern w:val="0"/>
            <w:sz w:val="21"/>
            <w:szCs w:val="21"/>
            <w:u w:val="none"/>
            <w:lang w:val="en-US" w:eastAsia="zh-CN" w:bidi="ar"/>
          </w:rPr>
          <w:t>：</w:t>
        </w:r>
      </w:ins>
    </w:p>
    <w:p>
      <w:pPr>
        <w:ind w:firstLine="0" w:firstLineChars="0"/>
        <w:rPr>
          <w:ins w:id="41" w:author="风过之痕" w:date="2023-12-11T17:50:36Z"/>
          <w:rFonts w:hint="default" w:ascii="Lucida Grande" w:hAnsi="Lucida Grande" w:eastAsia="宋体" w:cs="Lucida Grande"/>
          <w:i w:val="0"/>
          <w:iCs w:val="0"/>
          <w:caps w:val="0"/>
          <w:color w:val="333333"/>
          <w:spacing w:val="0"/>
          <w:kern w:val="0"/>
          <w:sz w:val="21"/>
          <w:szCs w:val="21"/>
          <w:u w:val="none"/>
          <w:lang w:val="en-US" w:eastAsia="zh-CN" w:bidi="ar"/>
        </w:rPr>
        <w:pPrChange w:id="40" w:author="风过之痕" w:date="2023-12-11T17:50:14Z">
          <w:pPr>
            <w:ind w:firstLine="720" w:firstLineChars="0"/>
          </w:pPr>
        </w:pPrChange>
      </w:pPr>
      <w:ins w:id="42" w:author="风过之痕" w:date="2023-12-11T17:50:57Z">
        <w:r>
          <w:rPr/>
          <w:drawing>
            <wp:inline distT="0" distB="0" distL="114300" distR="114300">
              <wp:extent cx="4761230" cy="5229860"/>
              <wp:effectExtent l="0" t="0" r="1397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6"/>
                      <a:stretch>
                        <a:fillRect/>
                      </a:stretch>
                    </pic:blipFill>
                    <pic:spPr>
                      <a:xfrm>
                        <a:off x="0" y="0"/>
                        <a:ext cx="4761230" cy="5229860"/>
                      </a:xfrm>
                      <a:prstGeom prst="rect">
                        <a:avLst/>
                      </a:prstGeom>
                      <a:noFill/>
                      <a:ln>
                        <a:noFill/>
                      </a:ln>
                    </pic:spPr>
                  </pic:pic>
                </a:graphicData>
              </a:graphic>
            </wp:inline>
          </w:drawing>
        </w:r>
      </w:ins>
    </w:p>
    <w:p>
      <w:pPr>
        <w:ind w:firstLine="0" w:firstLineChars="0"/>
        <w:rPr>
          <w:rFonts w:hint="eastAsia" w:ascii="Lucida Grande" w:hAnsi="Lucida Grande" w:eastAsia="宋体" w:cs="Lucida Grande"/>
          <w:i w:val="0"/>
          <w:iCs w:val="0"/>
          <w:caps w:val="0"/>
          <w:color w:val="333333"/>
          <w:spacing w:val="0"/>
          <w:kern w:val="0"/>
          <w:sz w:val="21"/>
          <w:szCs w:val="21"/>
          <w:u w:val="none"/>
          <w:lang w:val="en-US" w:eastAsia="zh-CN" w:bidi="ar"/>
        </w:rPr>
        <w:pPrChange w:id="44" w:author="风过之痕" w:date="2023-12-11T17:50:14Z">
          <w:pPr>
            <w:ind w:firstLine="720" w:firstLineChars="0"/>
          </w:pPr>
        </w:pPrChange>
      </w:pPr>
      <w:ins w:id="45" w:author="风过之痕" w:date="2023-12-11T17:50:40Z">
        <w:r>
          <w:rPr>
            <w:rFonts w:hint="eastAsia" w:ascii="Lucida Grande" w:hAnsi="Lucida Grande" w:eastAsia="宋体" w:cs="Lucida Grande"/>
            <w:i w:val="0"/>
            <w:iCs w:val="0"/>
            <w:caps w:val="0"/>
            <w:color w:val="333333"/>
            <w:spacing w:val="0"/>
            <w:kern w:val="0"/>
            <w:sz w:val="21"/>
            <w:szCs w:val="21"/>
            <w:u w:val="none"/>
            <w:lang w:val="en-US" w:eastAsia="zh-CN" w:bidi="ar"/>
          </w:rPr>
          <w:br w:type="page"/>
        </w:r>
      </w:ins>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从趣伴卡系统同步结算参数逻辑优化</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eastAsia"/>
          <w:lang w:val="en-US" w:eastAsia="zh-Hans"/>
        </w:rPr>
      </w:pPr>
      <w:r>
        <w:rPr>
          <w:rFonts w:hint="eastAsia"/>
          <w:lang w:val="en-US" w:eastAsia="zh-Hans"/>
        </w:rPr>
        <w:t>刷新结算规则时，需增加传参：产品类型，第一级结算价格，第二级结算价格，第一级结算比例，第二级结算比例</w:t>
      </w:r>
      <w:r>
        <w:rPr>
          <w:rFonts w:hint="eastAsia" w:eastAsia="宋体"/>
          <w:lang w:val="en-US" w:eastAsia="zh-CN"/>
        </w:rPr>
        <w:t>，</w:t>
      </w:r>
      <w:r>
        <w:rPr>
          <w:rFonts w:hint="eastAsia"/>
          <w:lang w:val="en-US" w:eastAsia="zh-CN"/>
        </w:rPr>
        <w:t>禁用的银行、产品，禁用状态同步到拓客</w:t>
      </w:r>
      <w:r>
        <w:rPr>
          <w:rFonts w:hint="eastAsia"/>
          <w:lang w:val="en-US" w:eastAsia="zh-Hans"/>
        </w:rPr>
        <w:t>。</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eastAsia="宋体"/>
          <w:lang w:val="en-US" w:eastAsia="zh-CN"/>
        </w:rPr>
      </w:pPr>
      <w:r>
        <w:rPr>
          <w:rFonts w:hint="eastAsia" w:eastAsia="宋体"/>
          <w:lang w:val="en-US" w:eastAsia="zh-CN"/>
        </w:rPr>
        <w:t>历史数据清空，全部重新同步。</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收益汇总页面在公众号需正常打开</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numPr>
          <w:ilvl w:val="0"/>
          <w:numId w:val="0"/>
        </w:numPr>
        <w:jc w:val="both"/>
        <w:outlineLvl w:val="9"/>
        <w:rPr>
          <w:rFonts w:hint="default"/>
          <w:lang w:eastAsia="zh-Hans"/>
        </w:rPr>
      </w:pPr>
      <w:r>
        <w:drawing>
          <wp:anchor distT="0" distB="0" distL="114300" distR="114300" simplePos="0" relativeHeight="251661312" behindDoc="0" locked="0" layoutInCell="1" allowOverlap="1">
            <wp:simplePos x="0" y="0"/>
            <wp:positionH relativeFrom="column">
              <wp:posOffset>4544695</wp:posOffset>
            </wp:positionH>
            <wp:positionV relativeFrom="paragraph">
              <wp:posOffset>36830</wp:posOffset>
            </wp:positionV>
            <wp:extent cx="1450975" cy="3120390"/>
            <wp:effectExtent l="0" t="0" r="22225" b="3810"/>
            <wp:wrapSquare wrapText="bothSides"/>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7"/>
                    <a:stretch>
                      <a:fillRect/>
                    </a:stretch>
                  </pic:blipFill>
                  <pic:spPr>
                    <a:xfrm>
                      <a:off x="0" y="0"/>
                      <a:ext cx="1450975" cy="3120390"/>
                    </a:xfrm>
                    <a:prstGeom prst="rect">
                      <a:avLst/>
                    </a:prstGeom>
                    <a:noFill/>
                    <a:ln>
                      <a:noFill/>
                    </a:ln>
                  </pic:spPr>
                </pic:pic>
              </a:graphicData>
            </a:graphic>
          </wp:anchor>
        </w:drawing>
      </w:r>
      <w:r>
        <w:rPr>
          <w:rFonts w:hint="default"/>
          <w:lang w:eastAsia="zh-Hans"/>
        </w:rPr>
        <w:drawing>
          <wp:anchor distT="0" distB="0" distL="114300" distR="114300" simplePos="0" relativeHeight="251662336" behindDoc="0" locked="0" layoutInCell="1" allowOverlap="1">
            <wp:simplePos x="0" y="0"/>
            <wp:positionH relativeFrom="column">
              <wp:posOffset>188595</wp:posOffset>
            </wp:positionH>
            <wp:positionV relativeFrom="paragraph">
              <wp:posOffset>76200</wp:posOffset>
            </wp:positionV>
            <wp:extent cx="1460500" cy="3162935"/>
            <wp:effectExtent l="0" t="0" r="12700" b="12065"/>
            <wp:wrapSquare wrapText="bothSides"/>
            <wp:docPr id="19" name="图片 19" descr="IMG_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8639"/>
                    <pic:cNvPicPr>
                      <a:picLocks noChangeAspect="1"/>
                    </pic:cNvPicPr>
                  </pic:nvPicPr>
                  <pic:blipFill>
                    <a:blip r:embed="rId28"/>
                    <a:stretch>
                      <a:fillRect/>
                    </a:stretch>
                  </pic:blipFill>
                  <pic:spPr>
                    <a:xfrm>
                      <a:off x="0" y="0"/>
                      <a:ext cx="1460500" cy="3162935"/>
                    </a:xfrm>
                    <a:prstGeom prst="rect">
                      <a:avLst/>
                    </a:prstGeom>
                  </pic:spPr>
                </pic:pic>
              </a:graphicData>
            </a:graphic>
          </wp:anchor>
        </w:drawing>
      </w:r>
      <w:r>
        <w:rPr>
          <w:rFonts w:hint="default"/>
          <w:lang w:eastAsia="zh-Hans"/>
        </w:rPr>
        <w:t xml:space="preserve">    </w:t>
      </w:r>
      <w:r>
        <w:rPr>
          <w:rFonts w:hint="eastAsia" w:eastAsia="宋体"/>
          <w:lang w:val="en-US" w:eastAsia="zh-CN"/>
        </w:rPr>
        <w:t xml:space="preserve"> </w:t>
      </w:r>
    </w:p>
    <w:p>
      <w:pPr>
        <w:numPr>
          <w:ilvl w:val="0"/>
          <w:numId w:val="0"/>
        </w:numPr>
        <w:jc w:val="both"/>
        <w:outlineLvl w:val="9"/>
        <w:rPr>
          <w:rFonts w:hint="default" w:eastAsia="宋体"/>
          <w:lang w:val="en-US" w:eastAsia="zh-CN"/>
        </w:rPr>
      </w:pPr>
      <w:r>
        <w:rPr>
          <w:rFonts w:hint="eastAsia" w:eastAsia="宋体"/>
          <w:lang w:val="en-US" w:eastAsia="zh-CN"/>
        </w:rPr>
        <w:t>页面标题修改为收益汇总</w:t>
      </w:r>
    </w:p>
    <w:p>
      <w:pPr>
        <w:numPr>
          <w:ilvl w:val="0"/>
          <w:numId w:val="0"/>
        </w:numPr>
        <w:jc w:val="both"/>
        <w:outlineLvl w:val="9"/>
        <w:rPr>
          <w:rFonts w:hint="default"/>
          <w:lang w:eastAsia="zh-Hans"/>
        </w:rPr>
      </w:pPr>
    </w:p>
    <w:p>
      <w:pPr>
        <w:numPr>
          <w:ilvl w:val="0"/>
          <w:numId w:val="0"/>
        </w:numPr>
        <w:jc w:val="both"/>
        <w:outlineLvl w:val="9"/>
        <w:rPr>
          <w:rFonts w:hint="default"/>
          <w:lang w:eastAsia="zh-Hans"/>
        </w:rPr>
      </w:pPr>
    </w:p>
    <w:p>
      <w:pPr>
        <w:numPr>
          <w:ilvl w:val="0"/>
          <w:numId w:val="0"/>
        </w:numPr>
        <w:jc w:val="both"/>
        <w:outlineLvl w:val="9"/>
        <w:rPr>
          <w:rFonts w:hint="eastAsia" w:eastAsia="宋体"/>
          <w:lang w:val="en-US" w:eastAsia="zh-CN"/>
        </w:rPr>
      </w:pPr>
      <w:r>
        <w:rPr>
          <w:rFonts w:hint="eastAsia" w:eastAsia="宋体"/>
          <w:lang w:val="en-US" w:eastAsia="zh-CN"/>
        </w:rPr>
        <w:t>办卡总收益修改为总收益</w:t>
      </w: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r>
        <w:rPr>
          <w:rFonts w:hint="eastAsia" w:eastAsia="宋体"/>
          <w:lang w:val="en-US" w:eastAsia="zh-CN"/>
        </w:rPr>
        <w:t>展示数据需包含办卡、贷款、保险、拉新、</w:t>
      </w:r>
    </w:p>
    <w:p>
      <w:pPr>
        <w:numPr>
          <w:ilvl w:val="0"/>
          <w:numId w:val="0"/>
        </w:numPr>
        <w:jc w:val="both"/>
        <w:outlineLvl w:val="9"/>
        <w:rPr>
          <w:rFonts w:hint="eastAsia" w:eastAsia="宋体"/>
          <w:lang w:val="en-US" w:eastAsia="zh-CN"/>
        </w:rPr>
      </w:pPr>
      <w:r>
        <w:rPr>
          <w:rFonts w:hint="eastAsia" w:eastAsia="宋体"/>
          <w:lang w:val="en-US" w:eastAsia="zh-CN"/>
        </w:rPr>
        <w:t>奖励的全部数据</w:t>
      </w: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收益</w:t>
      </w:r>
      <w:r>
        <w:rPr>
          <w:rFonts w:hint="eastAsia" w:ascii="Lucida Grande" w:hAnsi="Lucida Grande" w:eastAsia="宋体" w:cs="Lucida Grande"/>
          <w:i w:val="0"/>
          <w:iCs w:val="0"/>
          <w:caps w:val="0"/>
          <w:color w:val="333333"/>
          <w:spacing w:val="0"/>
          <w:kern w:val="0"/>
          <w:sz w:val="21"/>
          <w:szCs w:val="21"/>
          <w:u w:val="none"/>
          <w:lang w:val="en-US" w:eastAsia="zh-CN" w:bidi="ar"/>
        </w:rPr>
        <w:t>明细</w:t>
      </w:r>
      <w:r>
        <w:rPr>
          <w:rFonts w:hint="eastAsia" w:ascii="Lucida Grande" w:hAnsi="Lucida Grande" w:eastAsia="Lucida Grande" w:cs="Lucida Grande"/>
          <w:i w:val="0"/>
          <w:iCs w:val="0"/>
          <w:caps w:val="0"/>
          <w:color w:val="333333"/>
          <w:spacing w:val="0"/>
          <w:kern w:val="0"/>
          <w:sz w:val="21"/>
          <w:szCs w:val="21"/>
          <w:u w:val="none"/>
          <w:lang w:val="en-US" w:eastAsia="zh-Hans" w:bidi="ar"/>
        </w:rPr>
        <w:t>页面</w:t>
      </w:r>
      <w:r>
        <w:rPr>
          <w:rFonts w:hint="eastAsia" w:ascii="Lucida Grande" w:hAnsi="Lucida Grande" w:eastAsia="宋体" w:cs="Lucida Grande"/>
          <w:i w:val="0"/>
          <w:iCs w:val="0"/>
          <w:caps w:val="0"/>
          <w:color w:val="333333"/>
          <w:spacing w:val="0"/>
          <w:kern w:val="0"/>
          <w:sz w:val="21"/>
          <w:szCs w:val="21"/>
          <w:u w:val="none"/>
          <w:lang w:val="en-US" w:eastAsia="zh-CN" w:bidi="ar"/>
        </w:rPr>
        <w:t>和收益管理页面优化</w:t>
      </w:r>
    </w:p>
    <w:p>
      <w:pPr>
        <w:numPr>
          <w:ilvl w:val="0"/>
          <w:numId w:val="0"/>
        </w:numPr>
        <w:jc w:val="both"/>
        <w:outlineLvl w:val="9"/>
        <w:rPr>
          <w:rFonts w:hint="default" w:eastAsia="宋体"/>
          <w:lang w:val="en-US" w:eastAsia="zh-CN"/>
        </w:rPr>
      </w:pPr>
      <w:r>
        <w:drawing>
          <wp:anchor distT="0" distB="0" distL="114300" distR="114300" simplePos="0" relativeHeight="251664384" behindDoc="0" locked="0" layoutInCell="1" allowOverlap="1">
            <wp:simplePos x="0" y="0"/>
            <wp:positionH relativeFrom="column">
              <wp:posOffset>1922145</wp:posOffset>
            </wp:positionH>
            <wp:positionV relativeFrom="paragraph">
              <wp:posOffset>155575</wp:posOffset>
            </wp:positionV>
            <wp:extent cx="1800225" cy="3881755"/>
            <wp:effectExtent l="0" t="0" r="3175" b="4445"/>
            <wp:wrapSquare wrapText="bothSides"/>
            <wp:docPr id="3" name="图片 4" descr="/Users/hubo/Desktop/1701422075430.jpg170142207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Users/hubo/Desktop/1701422075430.jpg1701422075430"/>
                    <pic:cNvPicPr>
                      <a:picLocks noChangeAspect="1"/>
                    </pic:cNvPicPr>
                  </pic:nvPicPr>
                  <pic:blipFill>
                    <a:blip r:embed="rId29"/>
                    <a:srcRect t="282" b="282"/>
                    <a:stretch>
                      <a:fillRect/>
                    </a:stretch>
                  </pic:blipFill>
                  <pic:spPr>
                    <a:xfrm>
                      <a:off x="0" y="0"/>
                      <a:ext cx="1800225" cy="388175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-38735</wp:posOffset>
            </wp:positionH>
            <wp:positionV relativeFrom="paragraph">
              <wp:posOffset>149860</wp:posOffset>
            </wp:positionV>
            <wp:extent cx="1790700" cy="3881755"/>
            <wp:effectExtent l="0" t="0" r="12700" b="4445"/>
            <wp:wrapSquare wrapText="bothSides"/>
            <wp:docPr id="2" name="图片 3" descr="/Users/hubo/Desktop/Snipaste_2023-12-01_17-17-34.pngSnipaste_2023-12-01_17-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Users/hubo/Desktop/Snipaste_2023-12-01_17-17-34.pngSnipaste_2023-12-01_17-17-34"/>
                    <pic:cNvPicPr>
                      <a:picLocks noChangeAspect="1"/>
                    </pic:cNvPicPr>
                  </pic:nvPicPr>
                  <pic:blipFill>
                    <a:blip r:embed="rId30"/>
                    <a:srcRect t="177" b="177"/>
                    <a:stretch>
                      <a:fillRect/>
                    </a:stretch>
                  </pic:blipFill>
                  <pic:spPr>
                    <a:xfrm>
                      <a:off x="0" y="0"/>
                      <a:ext cx="1790700" cy="3881755"/>
                    </a:xfrm>
                    <a:prstGeom prst="rect">
                      <a:avLst/>
                    </a:prstGeom>
                    <a:noFill/>
                    <a:ln>
                      <a:noFill/>
                    </a:ln>
                  </pic:spPr>
                </pic:pic>
              </a:graphicData>
            </a:graphic>
          </wp:anchor>
        </w:drawing>
      </w:r>
    </w:p>
    <w:p>
      <w:pPr>
        <w:numPr>
          <w:ilvl w:val="0"/>
          <w:numId w:val="0"/>
        </w:numPr>
        <w:jc w:val="both"/>
        <w:outlineLvl w:val="9"/>
        <w:rPr>
          <w:rFonts w:hint="default" w:eastAsia="宋体"/>
          <w:lang w:val="en-US" w:eastAsia="zh-CN"/>
        </w:rPr>
      </w:pPr>
      <w:r>
        <w:rPr>
          <w:rFonts w:hint="eastAsia" w:eastAsia="宋体"/>
          <w:lang w:val="en-US" w:eastAsia="zh-CN"/>
        </w:rPr>
        <w:t>收益明细、收益管理页面汇拓客、拉生意、逸拓客、好拓客、直拓客均需修改</w:t>
      </w:r>
    </w:p>
    <w:p>
      <w:pPr>
        <w:numPr>
          <w:ilvl w:val="0"/>
          <w:numId w:val="0"/>
        </w:numPr>
        <w:jc w:val="both"/>
        <w:outlineLvl w:val="9"/>
        <w:rPr>
          <w:rFonts w:hint="default" w:eastAsia="宋体"/>
          <w:lang w:val="en-US" w:eastAsia="zh-CN"/>
        </w:rPr>
      </w:pPr>
    </w:p>
    <w:p>
      <w:pPr>
        <w:numPr>
          <w:ilvl w:val="0"/>
          <w:numId w:val="0"/>
        </w:numPr>
        <w:jc w:val="both"/>
        <w:outlineLvl w:val="9"/>
        <w:rPr>
          <w:rFonts w:hint="default" w:eastAsia="宋体"/>
          <w:lang w:val="en-US" w:eastAsia="zh-CN"/>
        </w:rPr>
      </w:pPr>
    </w:p>
    <w:p>
      <w:pPr>
        <w:numPr>
          <w:ilvl w:val="0"/>
          <w:numId w:val="0"/>
        </w:numPr>
        <w:jc w:val="both"/>
        <w:outlineLvl w:val="9"/>
        <w:rPr>
          <w:rFonts w:hint="default" w:eastAsia="宋体"/>
          <w:lang w:val="en-US" w:eastAsia="zh-CN"/>
        </w:rPr>
      </w:pPr>
    </w:p>
    <w:p>
      <w:pPr>
        <w:numPr>
          <w:ilvl w:val="0"/>
          <w:numId w:val="0"/>
        </w:numPr>
        <w:jc w:val="both"/>
        <w:outlineLvl w:val="9"/>
        <w:rPr>
          <w:rFonts w:hint="eastAsia" w:eastAsia="宋体"/>
          <w:lang w:val="en-US" w:eastAsia="zh-CN"/>
        </w:rPr>
      </w:pPr>
      <w:r>
        <w:rPr>
          <w:rFonts w:hint="eastAsia" w:eastAsia="宋体"/>
          <w:lang w:val="en-US" w:eastAsia="zh-CN"/>
        </w:rPr>
        <w:t>从趣伴卡-收益汇总进入的收益明细无业务标签</w:t>
      </w:r>
    </w:p>
    <w:p>
      <w:pPr>
        <w:numPr>
          <w:ilvl w:val="0"/>
          <w:numId w:val="0"/>
        </w:numPr>
        <w:jc w:val="both"/>
        <w:outlineLvl w:val="9"/>
        <w:rPr>
          <w:rFonts w:hint="eastAsia" w:eastAsia="宋体"/>
          <w:lang w:val="en-US" w:eastAsia="zh-CN"/>
        </w:rPr>
      </w:pPr>
      <w:r>
        <w:rPr>
          <w:rFonts w:hint="eastAsia" w:eastAsia="宋体"/>
          <w:lang w:val="en-US" w:eastAsia="zh-CN"/>
        </w:rPr>
        <w:t>从首页收益管理进入的区分收单-增值业务业务标签</w:t>
      </w:r>
    </w:p>
    <w:p>
      <w:pPr>
        <w:numPr>
          <w:ilvl w:val="0"/>
          <w:numId w:val="0"/>
        </w:numPr>
        <w:jc w:val="both"/>
        <w:outlineLvl w:val="9"/>
        <w:rPr>
          <w:rFonts w:hint="eastAsia" w:eastAsia="宋体"/>
          <w:lang w:val="en-US" w:eastAsia="zh-CN"/>
        </w:rPr>
      </w:pPr>
    </w:p>
    <w:p>
      <w:pPr>
        <w:numPr>
          <w:ilvl w:val="0"/>
          <w:numId w:val="0"/>
        </w:numPr>
        <w:jc w:val="both"/>
        <w:outlineLvl w:val="9"/>
        <w:rPr>
          <w:rFonts w:hint="eastAsia" w:eastAsia="宋体"/>
          <w:lang w:val="en-US" w:eastAsia="zh-CN"/>
        </w:rPr>
      </w:pPr>
      <w:r>
        <w:rPr>
          <w:rFonts w:hint="eastAsia" w:eastAsia="宋体"/>
          <w:lang w:val="en-US" w:eastAsia="zh-CN"/>
        </w:rPr>
        <w:t>区分不同产品类型的收益：办卡、贷款、保险、拉新</w:t>
      </w:r>
    </w:p>
    <w:p>
      <w:pPr>
        <w:numPr>
          <w:ilvl w:val="0"/>
          <w:numId w:val="0"/>
        </w:numPr>
        <w:jc w:val="both"/>
        <w:outlineLvl w:val="9"/>
        <w:rPr>
          <w:rFonts w:hint="eastAsia" w:eastAsia="宋体"/>
          <w:lang w:val="en-US" w:eastAsia="zh-CN"/>
        </w:rPr>
      </w:pPr>
      <w:r>
        <w:rPr>
          <w:rFonts w:hint="eastAsia" w:eastAsia="宋体"/>
          <w:lang w:val="en-US" w:eastAsia="zh-CN"/>
        </w:rPr>
        <w:t>办卡收益的要素筛选为发卡银行</w:t>
      </w:r>
    </w:p>
    <w:p>
      <w:pPr>
        <w:numPr>
          <w:ilvl w:val="0"/>
          <w:numId w:val="0"/>
        </w:numPr>
        <w:jc w:val="both"/>
        <w:outlineLvl w:val="9"/>
        <w:rPr>
          <w:rFonts w:hint="eastAsia" w:eastAsia="宋体"/>
          <w:lang w:val="en-US" w:eastAsia="zh-CN"/>
        </w:rPr>
      </w:pPr>
      <w:r>
        <w:rPr>
          <w:rFonts w:hint="eastAsia" w:eastAsia="宋体"/>
          <w:lang w:val="en-US" w:eastAsia="zh-CN"/>
        </w:rPr>
        <w:t>贷款、保险、拉新收益的要素筛选为产品名称</w:t>
      </w:r>
    </w:p>
    <w:p>
      <w:pPr>
        <w:numPr>
          <w:ilvl w:val="0"/>
          <w:numId w:val="0"/>
        </w:numPr>
        <w:jc w:val="both"/>
        <w:outlineLvl w:val="9"/>
        <w:rPr>
          <w:rFonts w:hint="eastAsia" w:eastAsia="宋体"/>
          <w:lang w:val="en-US" w:eastAsia="zh-CN"/>
        </w:rPr>
      </w:pPr>
      <w:r>
        <w:rPr>
          <w:rFonts w:hint="eastAsia" w:eastAsia="宋体"/>
          <w:lang w:val="en-US" w:eastAsia="zh-CN"/>
        </w:rPr>
        <w:t>筛选项仅本类别启用中的产品</w:t>
      </w:r>
    </w:p>
    <w:p>
      <w:pPr>
        <w:rPr>
          <w:rFonts w:hint="eastAsia" w:eastAsia="宋体"/>
          <w:lang w:val="en-US" w:eastAsia="zh-CN"/>
        </w:rPr>
      </w:pPr>
      <w:r>
        <w:rPr>
          <w:rFonts w:hint="eastAsia" w:eastAsia="宋体"/>
          <w:lang w:val="en-US" w:eastAsia="zh-CN"/>
        </w:rPr>
        <w:t>收益展示区域，趣伴卡总收益修改为总收益</w:t>
      </w:r>
    </w:p>
    <w:p>
      <w:pPr>
        <w:rPr>
          <w:rFonts w:hint="eastAsia" w:eastAsia="宋体"/>
          <w:lang w:val="en-US" w:eastAsia="zh-CN"/>
        </w:rPr>
      </w:pPr>
      <w:r>
        <w:rPr>
          <w:rFonts w:hint="eastAsia" w:eastAsia="宋体"/>
          <w:lang w:val="en-US" w:eastAsia="zh-CN"/>
        </w:rPr>
        <w:t>自有收益的趣伴卡总收益修改为自有总收益</w:t>
      </w:r>
    </w:p>
    <w:p>
      <w:pPr>
        <w:rPr>
          <w:rFonts w:hint="eastAsia" w:eastAsia="宋体"/>
          <w:lang w:val="en-US" w:eastAsia="zh-CN"/>
        </w:rPr>
      </w:pPr>
      <w:r>
        <w:rPr>
          <w:rFonts w:hint="eastAsia" w:eastAsia="宋体"/>
          <w:lang w:val="en-US" w:eastAsia="zh-CN"/>
        </w:rPr>
        <w:t>合作方收益的趣伴卡总收益修改为合作方总收益</w:t>
      </w:r>
      <w:r>
        <w:rPr>
          <w:rFonts w:hint="eastAsia" w:eastAsia="宋体"/>
          <w:lang w:val="en-US" w:eastAsia="zh-CN"/>
        </w:rPr>
        <w:br w:type="page"/>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汇拓客后台-办卡管理-办卡成本模板管理</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inline distT="0" distB="0" distL="114300" distR="114300">
            <wp:extent cx="6263005" cy="2350135"/>
            <wp:effectExtent l="0" t="0" r="10795"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1"/>
                    <a:stretch>
                      <a:fillRect/>
                    </a:stretch>
                  </pic:blipFill>
                  <pic:spPr>
                    <a:xfrm>
                      <a:off x="0" y="0"/>
                      <a:ext cx="6263005" cy="2350135"/>
                    </a:xfrm>
                    <a:prstGeom prst="rect">
                      <a:avLst/>
                    </a:prstGeom>
                    <a:noFill/>
                    <a:ln>
                      <a:noFill/>
                    </a:ln>
                  </pic:spPr>
                </pic:pic>
              </a:graphicData>
            </a:graphic>
          </wp:inline>
        </w:drawing>
      </w:r>
    </w:p>
    <w:p>
      <w:pPr>
        <w:numPr>
          <w:ilvl w:val="0"/>
          <w:numId w:val="0"/>
        </w:numPr>
        <w:jc w:val="both"/>
        <w:outlineLvl w:val="9"/>
        <w:rPr>
          <w:rFonts w:hint="eastAsia" w:eastAsia="宋体"/>
          <w:lang w:val="en-US" w:eastAsia="zh-CN"/>
        </w:rPr>
      </w:pPr>
      <w:r>
        <w:rPr>
          <w:rFonts w:hint="eastAsia" w:eastAsia="宋体"/>
          <w:lang w:val="en-US" w:eastAsia="zh-CN"/>
        </w:rPr>
        <w:t>增加是否渠道默认模板筛选项，枚举值：是、否。</w:t>
      </w:r>
    </w:p>
    <w:p>
      <w:pPr>
        <w:numPr>
          <w:ilvl w:val="0"/>
          <w:numId w:val="0"/>
        </w:numPr>
        <w:jc w:val="both"/>
        <w:outlineLvl w:val="9"/>
        <w:rPr>
          <w:rFonts w:hint="eastAsia" w:eastAsia="宋体"/>
          <w:lang w:val="en-US" w:eastAsia="zh-CN"/>
        </w:rPr>
      </w:pPr>
      <w:r>
        <w:rPr>
          <w:rFonts w:hint="eastAsia" w:eastAsia="宋体"/>
          <w:lang w:val="en-US" w:eastAsia="zh-CN"/>
        </w:rPr>
        <w:t>开放控台修改是否渠道默认模板权限，提交时需判断，该渠道相同业务类型下只能有一个渠道默认模板，有多个时报错：当前渠道已存在渠道默认模板。</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汇拓客后台-办卡管理-代理商办卡成本管理-新增</w:t>
      </w:r>
    </w:p>
    <w:p>
      <w:pPr>
        <w:numPr>
          <w:ilvl w:val="0"/>
          <w:numId w:val="0"/>
        </w:numPr>
        <w:jc w:val="both"/>
        <w:outlineLvl w:val="9"/>
      </w:pPr>
      <w:r>
        <w:drawing>
          <wp:inline distT="0" distB="0" distL="114300" distR="114300">
            <wp:extent cx="6405245" cy="2889250"/>
            <wp:effectExtent l="0" t="0" r="209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6405245" cy="2889250"/>
                    </a:xfrm>
                    <a:prstGeom prst="rect">
                      <a:avLst/>
                    </a:prstGeom>
                    <a:noFill/>
                    <a:ln>
                      <a:noFill/>
                    </a:ln>
                  </pic:spPr>
                </pic:pic>
              </a:graphicData>
            </a:graphic>
          </wp:inline>
        </w:drawing>
      </w:r>
    </w:p>
    <w:p>
      <w:pPr>
        <w:numPr>
          <w:ilvl w:val="0"/>
          <w:numId w:val="0"/>
        </w:numPr>
        <w:jc w:val="both"/>
        <w:outlineLvl w:val="9"/>
        <w:rPr>
          <w:rFonts w:hint="eastAsia" w:eastAsia="宋体"/>
          <w:lang w:val="en-US" w:eastAsia="zh-CN"/>
        </w:rPr>
      </w:pPr>
      <w:r>
        <w:rPr>
          <w:rFonts w:hint="eastAsia" w:eastAsia="宋体"/>
          <w:lang w:val="en-US" w:eastAsia="zh-CN"/>
        </w:rPr>
        <w:t>新增代理商办卡成本时，去除配置类型选项，默认为机构配置</w:t>
      </w:r>
    </w:p>
    <w:p>
      <w:pPr>
        <w:numPr>
          <w:ilvl w:val="0"/>
          <w:numId w:val="0"/>
        </w:numPr>
        <w:jc w:val="both"/>
        <w:outlineLvl w:val="9"/>
        <w:rPr>
          <w:rFonts w:hint="eastAsia" w:eastAsia="宋体"/>
          <w:lang w:val="en-US" w:eastAsia="zh-CN"/>
        </w:rPr>
      </w:pPr>
      <w:r>
        <w:rPr>
          <w:rFonts w:hint="eastAsia" w:eastAsia="宋体"/>
          <w:lang w:val="en-US" w:eastAsia="zh-CN"/>
        </w:rPr>
        <w:t>增加业务类型选择，可选择：办卡、贷款、保险、拉新；选择后，模板名称下拉框中仅展示该业务类型的模板。</w:t>
      </w:r>
    </w:p>
    <w:p>
      <w:pPr>
        <w:numPr>
          <w:ilvl w:val="0"/>
          <w:numId w:val="0"/>
        </w:numPr>
        <w:jc w:val="both"/>
        <w:outlineLvl w:val="9"/>
        <w:rPr>
          <w:rFonts w:hint="eastAsia" w:eastAsia="宋体"/>
          <w:lang w:val="en-US" w:eastAsia="zh-CN"/>
        </w:rPr>
      </w:pPr>
      <w:r>
        <w:rPr>
          <w:rFonts w:hint="eastAsia" w:eastAsia="宋体"/>
          <w:lang w:val="en-US" w:eastAsia="zh-CN"/>
        </w:rPr>
        <w:t>增加是否层层分润选项</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strike/>
          <w:color w:val="333333"/>
          <w:spacing w:val="0"/>
          <w:kern w:val="0"/>
          <w:sz w:val="21"/>
          <w:szCs w:val="21"/>
          <w:u w:val="none"/>
          <w:lang w:eastAsia="zh-Hans" w:bidi="ar"/>
          <w:rPrChange w:id="46" w:author="风过之痕" w:date="2023-12-18T17:05:29Z">
            <w:rPr>
              <w:rFonts w:hint="default" w:ascii="Lucida Grande" w:hAnsi="Lucida Grande" w:eastAsia="Lucida Grande" w:cs="Lucida Grande"/>
              <w:i w:val="0"/>
              <w:iCs w:val="0"/>
              <w:caps w:val="0"/>
              <w:color w:val="333333"/>
              <w:spacing w:val="0"/>
              <w:kern w:val="0"/>
              <w:sz w:val="21"/>
              <w:szCs w:val="21"/>
              <w:u w:val="none"/>
              <w:lang w:eastAsia="zh-Hans" w:bidi="ar"/>
            </w:rPr>
          </w:rPrChange>
        </w:rPr>
      </w:pPr>
      <w:r>
        <w:rPr>
          <w:rFonts w:hint="eastAsia" w:ascii="Lucida Grande" w:hAnsi="Lucida Grande" w:eastAsia="宋体" w:cs="Lucida Grande"/>
          <w:i w:val="0"/>
          <w:iCs w:val="0"/>
          <w:caps w:val="0"/>
          <w:strike/>
          <w:color w:val="333333"/>
          <w:spacing w:val="0"/>
          <w:kern w:val="0"/>
          <w:sz w:val="21"/>
          <w:szCs w:val="21"/>
          <w:u w:val="none"/>
          <w:lang w:val="en-US" w:eastAsia="zh-CN" w:bidi="ar"/>
          <w:rPrChange w:id="47" w:author="风过之痕" w:date="2023-12-18T17:05:29Z">
            <w:rPr>
              <w:rFonts w:hint="eastAsia" w:ascii="Lucida Grande" w:hAnsi="Lucida Grande" w:eastAsia="宋体" w:cs="Lucida Grande"/>
              <w:i w:val="0"/>
              <w:iCs w:val="0"/>
              <w:caps w:val="0"/>
              <w:color w:val="333333"/>
              <w:spacing w:val="0"/>
              <w:kern w:val="0"/>
              <w:sz w:val="21"/>
              <w:szCs w:val="21"/>
              <w:u w:val="none"/>
              <w:lang w:val="en-US" w:eastAsia="zh-CN" w:bidi="ar"/>
            </w:rPr>
          </w:rPrChange>
        </w:rPr>
        <w:t>汇拓客后台-办卡管理-代理商办卡成本管理-批量导入</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strike/>
          <w:color w:val="333333"/>
          <w:spacing w:val="0"/>
          <w:kern w:val="0"/>
          <w:sz w:val="21"/>
          <w:szCs w:val="21"/>
          <w:u w:val="none"/>
          <w:lang w:val="en-US" w:eastAsia="zh-Hans" w:bidi="ar"/>
          <w:rPrChange w:id="48" w:author="风过之痕" w:date="2023-12-18T17:05:24Z">
            <w:rPr>
              <w:rFonts w:hint="default" w:ascii="Lucida Grande" w:hAnsi="Lucida Grande" w:eastAsia="Lucida Grande" w:cs="Lucida Grande"/>
              <w:i w:val="0"/>
              <w:iCs w:val="0"/>
              <w:caps w:val="0"/>
              <w:color w:val="333333"/>
              <w:spacing w:val="0"/>
              <w:kern w:val="0"/>
              <w:sz w:val="21"/>
              <w:szCs w:val="21"/>
              <w:u w:val="none"/>
              <w:lang w:val="en-US" w:eastAsia="zh-Hans" w:bidi="ar"/>
            </w:rPr>
          </w:rPrChange>
        </w:rPr>
      </w:pPr>
      <w:r>
        <w:rPr>
          <w:rFonts w:hint="eastAsia" w:ascii="Lucida Grande" w:hAnsi="Lucida Grande" w:eastAsia="宋体" w:cs="Lucida Grande"/>
          <w:i w:val="0"/>
          <w:iCs w:val="0"/>
          <w:caps w:val="0"/>
          <w:strike/>
          <w:color w:val="333333"/>
          <w:spacing w:val="0"/>
          <w:kern w:val="0"/>
          <w:sz w:val="21"/>
          <w:szCs w:val="21"/>
          <w:u w:val="none"/>
          <w:lang w:val="en-US" w:eastAsia="zh-CN" w:bidi="ar"/>
          <w:rPrChange w:id="49" w:author="风过之痕" w:date="2023-12-18T17:05:24Z">
            <w:rPr>
              <w:rFonts w:hint="eastAsia" w:ascii="Lucida Grande" w:hAnsi="Lucida Grande" w:eastAsia="宋体" w:cs="Lucida Grande"/>
              <w:i w:val="0"/>
              <w:iCs w:val="0"/>
              <w:caps w:val="0"/>
              <w:color w:val="333333"/>
              <w:spacing w:val="0"/>
              <w:kern w:val="0"/>
              <w:sz w:val="21"/>
              <w:szCs w:val="21"/>
              <w:u w:val="none"/>
              <w:lang w:val="en-US" w:eastAsia="zh-CN" w:bidi="ar"/>
            </w:rPr>
          </w:rPrChange>
        </w:rPr>
        <w:t>导入字段增加外部机构设置生效规则，枚举值：月底生效，次日生效。</w:t>
      </w:r>
    </w:p>
    <w:p>
      <w:pPr>
        <w:numPr>
          <w:ilvl w:val="0"/>
          <w:numId w:val="0"/>
        </w:numPr>
        <w:jc w:val="both"/>
        <w:outlineLvl w:val="9"/>
        <w:rPr>
          <w:ins w:id="50" w:author="风过之痕" w:date="2023-12-18T17:05:43Z"/>
          <w:rFonts w:hint="eastAsia" w:eastAsia="宋体"/>
          <w:lang w:val="en-US" w:eastAsia="zh-CN"/>
        </w:rPr>
      </w:pPr>
      <w:del w:id="51" w:author="风过之痕" w:date="2023-12-18T17:05:39Z">
        <w:r>
          <w:rPr>
            <w:rFonts w:hint="eastAsia" w:eastAsia="宋体"/>
            <w:lang w:val="en-US" w:eastAsia="zh-CN"/>
          </w:rPr>
          <w:delText>模板</w:delText>
        </w:r>
      </w:del>
    </w:p>
    <w:p>
      <w:pPr>
        <w:numPr>
          <w:ilvl w:val="0"/>
          <w:numId w:val="0"/>
        </w:numPr>
        <w:jc w:val="both"/>
        <w:outlineLvl w:val="9"/>
        <w:rPr>
          <w:ins w:id="52" w:author="风过之痕" w:date="2023-12-18T17:05:43Z"/>
          <w:rFonts w:hint="eastAsia" w:eastAsia="宋体"/>
          <w:lang w:val="en-US" w:eastAsia="zh-CN"/>
        </w:rPr>
      </w:pPr>
    </w:p>
    <w:p>
      <w:pPr>
        <w:numPr>
          <w:ilvl w:val="0"/>
          <w:numId w:val="0"/>
        </w:numPr>
        <w:jc w:val="both"/>
        <w:outlineLvl w:val="9"/>
        <w:rPr>
          <w:ins w:id="53" w:author="风过之痕" w:date="2023-12-18T17:05:44Z"/>
          <w:rFonts w:hint="eastAsia" w:eastAsia="宋体"/>
          <w:lang w:val="en-US" w:eastAsia="zh-CN"/>
        </w:rPr>
      </w:pPr>
    </w:p>
    <w:p>
      <w:pPr>
        <w:numPr>
          <w:ilvl w:val="0"/>
          <w:numId w:val="0"/>
        </w:numPr>
        <w:jc w:val="both"/>
        <w:outlineLvl w:val="9"/>
        <w:rPr>
          <w:rFonts w:hint="default" w:eastAsia="宋体"/>
          <w:lang w:val="en-US" w:eastAsia="zh-CN"/>
        </w:rPr>
      </w:pPr>
      <w:del w:id="54" w:author="风过之痕" w:date="2023-12-18T17:05:41Z">
        <w:bookmarkStart w:id="0" w:name="_GoBack"/>
        <w:bookmarkEnd w:id="0"/>
        <w:r>
          <w:rPr>
            <w:rFonts w:hint="eastAsia" w:eastAsia="宋体"/>
            <w:lang w:val="en-US" w:eastAsia="zh-CN"/>
          </w:rPr>
          <w:delText>：</w:delText>
        </w:r>
      </w:del>
      <w:del w:id="55" w:author="风过之痕" w:date="2023-12-18T17:05:38Z"/>
      <w:del w:id="56" w:author="风过之痕" w:date="2023-12-18T17:05:38Z"/>
      <w:del w:id="57" w:author="风过之痕" w:date="2023-12-18T17:05:38Z"/>
      <w:del w:id="58" w:author="风过之痕" w:date="2023-12-18T17:05:38Z">
        <w:r>
          <w:rPr>
            <w:rFonts w:hint="default" w:eastAsia="宋体"/>
            <w:lang w:val="en-US" w:eastAsia="zh-CN"/>
          </w:rPr>
          <w:object>
            <v:shape id="_x0000_i1027" o:spt="75" type="#_x0000_t75" style="height:58.05pt;width:83pt;" o:ole="t" filled="f" o:preferrelative="t" stroked="f" coordsize="21600,21600">
              <v:path/>
              <v:fill on="f" focussize="0,0"/>
              <v:stroke on="f"/>
              <v:imagedata r:id="rId34" o:title="oleimage"/>
              <o:lock v:ext="edit" aspectratio="t"/>
              <w10:wrap type="none"/>
              <w10:anchorlock/>
            </v:shape>
            <o:OLEObject Type="Embed" ProgID="Excel.Sheet.8" ShapeID="_x0000_i1027" DrawAspect="Content" ObjectID="_1468075727" r:id="rId33">
              <o:LockedField>false</o:LockedField>
            </o:OLEObject>
          </w:object>
        </w:r>
      </w:del>
      <w:del w:id="60" w:author="风过之痕" w:date="2023-12-18T17:05:38Z"/>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拓客APP-明细页面筛选项</w:t>
      </w:r>
    </w:p>
    <w:p>
      <w:pPr>
        <w:numPr>
          <w:ilvl w:val="0"/>
          <w:numId w:val="0"/>
        </w:numPr>
        <w:jc w:val="both"/>
        <w:outlineLvl w:val="9"/>
        <w:rPr>
          <w:rFonts w:hint="eastAsia" w:eastAsia="宋体"/>
          <w:lang w:val="en-US" w:eastAsia="zh-CN"/>
        </w:rPr>
      </w:pPr>
      <w:r>
        <w:rPr>
          <w:rFonts w:hint="eastAsia" w:eastAsia="宋体"/>
          <w:lang w:val="en-US" w:eastAsia="zh-CN"/>
        </w:rPr>
        <w:t>汇拓客、拉生意、逸拓客、好拓客、直拓客均需修改</w:t>
      </w:r>
    </w:p>
    <w:p>
      <w:pPr>
        <w:numPr>
          <w:ilvl w:val="0"/>
          <w:numId w:val="0"/>
        </w:numPr>
        <w:jc w:val="both"/>
        <w:outlineLvl w:val="9"/>
        <w:rPr>
          <w:rFonts w:hint="eastAsia" w:eastAsia="宋体"/>
          <w:lang w:val="en-US" w:eastAsia="zh-CN"/>
        </w:rPr>
      </w:pPr>
      <w:r>
        <w:rPr>
          <w:rFonts w:hint="eastAsia" w:eastAsia="宋体"/>
          <w:lang w:val="en-US" w:eastAsia="zh-CN"/>
        </w:rPr>
        <w:t>收支明细、可提现明细、月结明细页面中：</w:t>
      </w:r>
    </w:p>
    <w:p>
      <w:pPr>
        <w:numPr>
          <w:ilvl w:val="0"/>
          <w:numId w:val="3"/>
        </w:numPr>
        <w:jc w:val="both"/>
        <w:outlineLvl w:val="9"/>
        <w:rPr>
          <w:rFonts w:hint="eastAsia" w:eastAsia="宋体"/>
          <w:lang w:val="en-US" w:eastAsia="zh-CN"/>
        </w:rPr>
      </w:pPr>
      <w:r>
        <w:rPr>
          <w:rFonts w:hint="eastAsia" w:eastAsia="宋体"/>
          <w:lang w:val="en-US" w:eastAsia="zh-CN"/>
        </w:rPr>
        <w:t>筛选-服务费中的服务费（办卡支出），服务费（办卡收入）修改为服务费（增值业务支出），服务费（增值业务收入）</w:t>
      </w:r>
    </w:p>
    <w:p>
      <w:pPr>
        <w:numPr>
          <w:ilvl w:val="0"/>
          <w:numId w:val="3"/>
        </w:numPr>
        <w:jc w:val="both"/>
        <w:outlineLvl w:val="9"/>
        <w:rPr>
          <w:rFonts w:hint="default" w:eastAsia="宋体"/>
          <w:lang w:val="en-US" w:eastAsia="zh-CN"/>
        </w:rPr>
      </w:pPr>
      <w:r>
        <w:rPr>
          <w:rFonts w:hint="eastAsia" w:eastAsia="宋体"/>
          <w:lang w:val="en-US" w:eastAsia="zh-CN"/>
        </w:rPr>
        <w:t>筛选-提现中的办卡提现修改为增值业务提现</w:t>
      </w:r>
    </w:p>
    <w:p>
      <w:pPr>
        <w:numPr>
          <w:ilvl w:val="0"/>
          <w:numId w:val="3"/>
        </w:numPr>
        <w:jc w:val="both"/>
        <w:outlineLvl w:val="9"/>
        <w:rPr>
          <w:rFonts w:hint="default" w:eastAsia="宋体"/>
          <w:lang w:val="en-US" w:eastAsia="zh-CN"/>
        </w:rPr>
      </w:pPr>
      <w:r>
        <w:rPr>
          <w:rFonts w:hint="eastAsia" w:eastAsia="宋体"/>
          <w:lang w:val="en-US" w:eastAsia="zh-CN"/>
        </w:rPr>
        <w:t>趣伴卡大类修改为增值业务大类</w:t>
      </w:r>
    </w:p>
    <w:p>
      <w:pPr>
        <w:numPr>
          <w:ilvl w:val="0"/>
          <w:numId w:val="0"/>
        </w:numPr>
        <w:jc w:val="both"/>
        <w:outlineLvl w:val="9"/>
        <w:rPr>
          <w:ins w:id="61" w:author="风过之痕" w:date="2023-12-07T10:11:42Z"/>
          <w:rFonts w:hint="default" w:eastAsia="宋体"/>
          <w:lang w:val="en-US" w:eastAsia="zh-CN"/>
        </w:rPr>
      </w:pPr>
      <w:r>
        <w:rPr>
          <w:rFonts w:hint="default" w:eastAsia="宋体"/>
          <w:lang w:val="en-US" w:eastAsia="zh-CN"/>
        </w:rPr>
        <w:drawing>
          <wp:inline distT="0" distB="0" distL="114300" distR="114300">
            <wp:extent cx="1804035" cy="3902710"/>
            <wp:effectExtent l="0" t="0" r="24765" b="8890"/>
            <wp:docPr id="13" name="图片 13" descr="IMG_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9431"/>
                    <pic:cNvPicPr>
                      <a:picLocks noChangeAspect="1"/>
                    </pic:cNvPicPr>
                  </pic:nvPicPr>
                  <pic:blipFill>
                    <a:blip r:embed="rId35"/>
                    <a:stretch>
                      <a:fillRect/>
                    </a:stretch>
                  </pic:blipFill>
                  <pic:spPr>
                    <a:xfrm>
                      <a:off x="0" y="0"/>
                      <a:ext cx="1804035" cy="3902710"/>
                    </a:xfrm>
                    <a:prstGeom prst="rect">
                      <a:avLst/>
                    </a:prstGeom>
                  </pic:spPr>
                </pic:pic>
              </a:graphicData>
            </a:graphic>
          </wp:inline>
        </w:drawing>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ins w:id="62" w:author="风过之痕" w:date="2023-12-07T10:11:54Z"/>
          <w:rFonts w:hint="default" w:ascii="Lucida Grande" w:hAnsi="Lucida Grande" w:eastAsia="Lucida Grande" w:cs="Lucida Grande"/>
          <w:i w:val="0"/>
          <w:iCs w:val="0"/>
          <w:caps w:val="0"/>
          <w:color w:val="333333"/>
          <w:spacing w:val="0"/>
          <w:kern w:val="0"/>
          <w:sz w:val="21"/>
          <w:szCs w:val="21"/>
          <w:u w:val="none"/>
          <w:lang w:eastAsia="zh-Hans" w:bidi="ar"/>
        </w:rPr>
      </w:pPr>
      <w:ins w:id="63" w:author="风过之痕" w:date="2023-12-07T10:11:50Z">
        <w:r>
          <w:rPr>
            <w:rFonts w:hint="eastAsia" w:ascii="Lucida Grande" w:hAnsi="Lucida Grande" w:eastAsia="宋体" w:cs="Lucida Grande"/>
            <w:i w:val="0"/>
            <w:iCs w:val="0"/>
            <w:caps w:val="0"/>
            <w:color w:val="333333"/>
            <w:spacing w:val="0"/>
            <w:kern w:val="0"/>
            <w:sz w:val="21"/>
            <w:szCs w:val="21"/>
            <w:u w:val="none"/>
            <w:lang w:val="en-US" w:eastAsia="zh-CN" w:bidi="ar"/>
          </w:rPr>
          <w:t>趣伴卡</w:t>
        </w:r>
      </w:ins>
      <w:ins w:id="64" w:author="风过之痕" w:date="2023-12-07T10:11:52Z">
        <w:r>
          <w:rPr>
            <w:rFonts w:hint="eastAsia" w:ascii="Lucida Grande" w:hAnsi="Lucida Grande" w:eastAsia="宋体" w:cs="Lucida Grande"/>
            <w:i w:val="0"/>
            <w:iCs w:val="0"/>
            <w:caps w:val="0"/>
            <w:color w:val="333333"/>
            <w:spacing w:val="0"/>
            <w:kern w:val="0"/>
            <w:sz w:val="21"/>
            <w:szCs w:val="21"/>
            <w:u w:val="none"/>
            <w:lang w:val="en-US" w:eastAsia="zh-CN" w:bidi="ar"/>
          </w:rPr>
          <w:t>结算接口</w:t>
        </w:r>
      </w:ins>
    </w:p>
    <w:p>
      <w:pPr>
        <w:pStyle w:val="18"/>
        <w:keepNext w:val="0"/>
        <w:keepLines w:val="0"/>
        <w:widowControl/>
        <w:numPr>
          <w:ilvl w:val="-1"/>
          <w:numId w:val="0"/>
        </w:numPr>
        <w:suppressLineNumbers w:val="0"/>
        <w:spacing w:before="0" w:beforeAutospacing="0" w:after="0" w:afterAutospacing="0" w:line="30" w:lineRule="atLeast"/>
        <w:ind w:left="0" w:leftChars="0" w:right="0" w:firstLine="0" w:firstLineChars="0"/>
        <w:jc w:val="left"/>
        <w:outlineLvl w:val="1"/>
        <w:rPr>
          <w:ins w:id="66" w:author="风过之痕" w:date="2023-12-07T10:11:42Z"/>
          <w:rFonts w:hint="default" w:ascii="Lucida Grande" w:hAnsi="Lucida Grande" w:eastAsia="Lucida Grande" w:cs="Lucida Grande"/>
          <w:i w:val="0"/>
          <w:iCs w:val="0"/>
          <w:caps w:val="0"/>
          <w:color w:val="333333"/>
          <w:spacing w:val="0"/>
          <w:kern w:val="0"/>
          <w:sz w:val="21"/>
          <w:szCs w:val="21"/>
          <w:u w:val="none"/>
          <w:lang w:val="en-US" w:eastAsia="zh-Hans" w:bidi="ar"/>
        </w:rPr>
        <w:pPrChange w:id="65" w:author="风过之痕" w:date="2023-12-07T10:11:56Z">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pPr>
        </w:pPrChange>
      </w:pPr>
      <w:ins w:id="67" w:author="风过之痕" w:date="2023-12-07T10:11:57Z">
        <w:r>
          <w:rPr>
            <w:rFonts w:hint="eastAsia" w:ascii="Lucida Grande" w:hAnsi="Lucida Grande" w:eastAsia="宋体" w:cs="Lucida Grande"/>
            <w:i w:val="0"/>
            <w:iCs w:val="0"/>
            <w:caps w:val="0"/>
            <w:color w:val="333333"/>
            <w:spacing w:val="0"/>
            <w:kern w:val="0"/>
            <w:sz w:val="21"/>
            <w:szCs w:val="21"/>
            <w:u w:val="none"/>
            <w:lang w:val="en-US" w:eastAsia="zh-CN" w:bidi="ar"/>
          </w:rPr>
          <w:t>增加</w:t>
        </w:r>
      </w:ins>
      <w:ins w:id="68" w:author="风过之痕" w:date="2023-12-07T10:12:04Z">
        <w:r>
          <w:rPr>
            <w:rFonts w:hint="eastAsia" w:ascii="Lucida Grande" w:hAnsi="Lucida Grande" w:eastAsia="宋体" w:cs="Lucida Grande"/>
            <w:i w:val="0"/>
            <w:iCs w:val="0"/>
            <w:caps w:val="0"/>
            <w:color w:val="333333"/>
            <w:spacing w:val="0"/>
            <w:kern w:val="0"/>
            <w:sz w:val="21"/>
            <w:szCs w:val="21"/>
            <w:u w:val="none"/>
            <w:lang w:val="en-US" w:eastAsia="zh-CN" w:bidi="ar"/>
          </w:rPr>
          <w:t>结算精度</w:t>
        </w:r>
      </w:ins>
      <w:ins w:id="69" w:author="风过之痕" w:date="2023-12-07T10:12:06Z">
        <w:r>
          <w:rPr>
            <w:rFonts w:hint="eastAsia" w:ascii="Lucida Grande" w:hAnsi="Lucida Grande" w:eastAsia="宋体" w:cs="Lucida Grande"/>
            <w:i w:val="0"/>
            <w:iCs w:val="0"/>
            <w:caps w:val="0"/>
            <w:color w:val="333333"/>
            <w:spacing w:val="0"/>
            <w:kern w:val="0"/>
            <w:sz w:val="21"/>
            <w:szCs w:val="21"/>
            <w:u w:val="none"/>
            <w:lang w:val="en-US" w:eastAsia="zh-CN" w:bidi="ar"/>
          </w:rPr>
          <w:t>字段，</w:t>
        </w:r>
      </w:ins>
      <w:ins w:id="70" w:author="风过之痕" w:date="2023-12-07T10:12:08Z">
        <w:r>
          <w:rPr>
            <w:rFonts w:hint="eastAsia" w:ascii="Lucida Grande" w:hAnsi="Lucida Grande" w:eastAsia="宋体" w:cs="Lucida Grande"/>
            <w:i w:val="0"/>
            <w:iCs w:val="0"/>
            <w:caps w:val="0"/>
            <w:color w:val="333333"/>
            <w:spacing w:val="0"/>
            <w:kern w:val="0"/>
            <w:sz w:val="21"/>
            <w:szCs w:val="21"/>
            <w:u w:val="none"/>
            <w:lang w:val="en-US" w:eastAsia="zh-CN" w:bidi="ar"/>
          </w:rPr>
          <w:t>枚举值</w:t>
        </w:r>
      </w:ins>
      <w:ins w:id="71" w:author="风过之痕" w:date="2023-12-07T10:12:10Z">
        <w:r>
          <w:rPr>
            <w:rFonts w:hint="eastAsia" w:ascii="Lucida Grande" w:hAnsi="Lucida Grande" w:eastAsia="宋体" w:cs="Lucida Grande"/>
            <w:i w:val="0"/>
            <w:iCs w:val="0"/>
            <w:caps w:val="0"/>
            <w:color w:val="333333"/>
            <w:spacing w:val="0"/>
            <w:kern w:val="0"/>
            <w:sz w:val="21"/>
            <w:szCs w:val="21"/>
            <w:u w:val="none"/>
            <w:lang w:val="en-US" w:eastAsia="zh-CN" w:bidi="ar"/>
          </w:rPr>
          <w:t>0</w:t>
        </w:r>
      </w:ins>
      <w:ins w:id="72" w:author="风过之痕" w:date="2023-12-07T10:12:11Z">
        <w:r>
          <w:rPr>
            <w:rFonts w:hint="eastAsia" w:ascii="Lucida Grande" w:hAnsi="Lucida Grande" w:eastAsia="宋体" w:cs="Lucida Grande"/>
            <w:i w:val="0"/>
            <w:iCs w:val="0"/>
            <w:caps w:val="0"/>
            <w:color w:val="333333"/>
            <w:spacing w:val="0"/>
            <w:kern w:val="0"/>
            <w:sz w:val="21"/>
            <w:szCs w:val="21"/>
            <w:u w:val="none"/>
            <w:lang w:val="en-US" w:eastAsia="zh-CN" w:bidi="ar"/>
          </w:rPr>
          <w:t>（</w:t>
        </w:r>
      </w:ins>
      <w:ins w:id="73" w:author="风过之痕" w:date="2023-12-07T10:12:12Z">
        <w:r>
          <w:rPr>
            <w:rFonts w:hint="eastAsia" w:ascii="Lucida Grande" w:hAnsi="Lucida Grande" w:eastAsia="宋体" w:cs="Lucida Grande"/>
            <w:i w:val="0"/>
            <w:iCs w:val="0"/>
            <w:caps w:val="0"/>
            <w:color w:val="333333"/>
            <w:spacing w:val="0"/>
            <w:kern w:val="0"/>
            <w:sz w:val="21"/>
            <w:szCs w:val="21"/>
            <w:u w:val="none"/>
            <w:lang w:val="en-US" w:eastAsia="zh-CN" w:bidi="ar"/>
          </w:rPr>
          <w:t>取整</w:t>
        </w:r>
      </w:ins>
      <w:ins w:id="74" w:author="风过之痕" w:date="2023-12-07T10:12:13Z">
        <w:r>
          <w:rPr>
            <w:rFonts w:hint="eastAsia" w:ascii="Lucida Grande" w:hAnsi="Lucida Grande" w:eastAsia="宋体" w:cs="Lucida Grande"/>
            <w:i w:val="0"/>
            <w:iCs w:val="0"/>
            <w:caps w:val="0"/>
            <w:color w:val="333333"/>
            <w:spacing w:val="0"/>
            <w:kern w:val="0"/>
            <w:sz w:val="21"/>
            <w:szCs w:val="21"/>
            <w:u w:val="none"/>
            <w:lang w:val="en-US" w:eastAsia="zh-CN" w:bidi="ar"/>
          </w:rPr>
          <w:t>）</w:t>
        </w:r>
      </w:ins>
      <w:ins w:id="75" w:author="风过之痕" w:date="2023-12-07T10:12:18Z">
        <w:r>
          <w:rPr>
            <w:rFonts w:hint="eastAsia" w:ascii="Lucida Grande" w:hAnsi="Lucida Grande" w:eastAsia="宋体" w:cs="Lucida Grande"/>
            <w:i w:val="0"/>
            <w:iCs w:val="0"/>
            <w:caps w:val="0"/>
            <w:color w:val="333333"/>
            <w:spacing w:val="0"/>
            <w:kern w:val="0"/>
            <w:sz w:val="21"/>
            <w:szCs w:val="21"/>
            <w:u w:val="none"/>
            <w:lang w:val="en-US" w:eastAsia="zh-CN" w:bidi="ar"/>
          </w:rPr>
          <w:t>，1</w:t>
        </w:r>
      </w:ins>
      <w:ins w:id="76" w:author="风过之痕" w:date="2023-12-07T10:12:19Z">
        <w:r>
          <w:rPr>
            <w:rFonts w:hint="eastAsia" w:ascii="Lucida Grande" w:hAnsi="Lucida Grande" w:eastAsia="宋体" w:cs="Lucida Grande"/>
            <w:i w:val="0"/>
            <w:iCs w:val="0"/>
            <w:caps w:val="0"/>
            <w:color w:val="333333"/>
            <w:spacing w:val="0"/>
            <w:kern w:val="0"/>
            <w:sz w:val="21"/>
            <w:szCs w:val="21"/>
            <w:u w:val="none"/>
            <w:lang w:val="en-US" w:eastAsia="zh-CN" w:bidi="ar"/>
          </w:rPr>
          <w:t>（</w:t>
        </w:r>
      </w:ins>
      <w:ins w:id="77" w:author="风过之痕" w:date="2023-12-07T10:12:20Z">
        <w:r>
          <w:rPr>
            <w:rFonts w:hint="eastAsia" w:ascii="Lucida Grande" w:hAnsi="Lucida Grande" w:eastAsia="宋体" w:cs="Lucida Grande"/>
            <w:i w:val="0"/>
            <w:iCs w:val="0"/>
            <w:caps w:val="0"/>
            <w:color w:val="333333"/>
            <w:spacing w:val="0"/>
            <w:kern w:val="0"/>
            <w:sz w:val="21"/>
            <w:szCs w:val="21"/>
            <w:u w:val="none"/>
            <w:lang w:val="en-US" w:eastAsia="zh-CN" w:bidi="ar"/>
          </w:rPr>
          <w:t>取</w:t>
        </w:r>
      </w:ins>
      <w:ins w:id="78" w:author="风过之痕" w:date="2023-12-07T10:12:22Z">
        <w:r>
          <w:rPr>
            <w:rFonts w:hint="eastAsia" w:ascii="Lucida Grande" w:hAnsi="Lucida Grande" w:eastAsia="宋体" w:cs="Lucida Grande"/>
            <w:i w:val="0"/>
            <w:iCs w:val="0"/>
            <w:caps w:val="0"/>
            <w:color w:val="333333"/>
            <w:spacing w:val="0"/>
            <w:kern w:val="0"/>
            <w:sz w:val="21"/>
            <w:szCs w:val="21"/>
            <w:u w:val="none"/>
            <w:lang w:val="en-US" w:eastAsia="zh-CN" w:bidi="ar"/>
          </w:rPr>
          <w:t>两位小数</w:t>
        </w:r>
      </w:ins>
      <w:ins w:id="79" w:author="风过之痕" w:date="2023-12-07T10:12:19Z">
        <w:r>
          <w:rPr>
            <w:rFonts w:hint="eastAsia" w:ascii="Lucida Grande" w:hAnsi="Lucida Grande" w:eastAsia="宋体" w:cs="Lucida Grande"/>
            <w:i w:val="0"/>
            <w:iCs w:val="0"/>
            <w:caps w:val="0"/>
            <w:color w:val="333333"/>
            <w:spacing w:val="0"/>
            <w:kern w:val="0"/>
            <w:sz w:val="21"/>
            <w:szCs w:val="21"/>
            <w:u w:val="none"/>
            <w:lang w:val="en-US" w:eastAsia="zh-CN" w:bidi="ar"/>
          </w:rPr>
          <w:t>）</w:t>
        </w:r>
      </w:ins>
    </w:p>
    <w:p>
      <w:pPr>
        <w:numPr>
          <w:ilvl w:val="0"/>
          <w:numId w:val="0"/>
        </w:numPr>
        <w:jc w:val="both"/>
        <w:outlineLvl w:val="9"/>
        <w:rPr>
          <w:rFonts w:hint="default" w:eastAsia="宋体"/>
          <w:lang w:val="en-US" w:eastAsia="zh-CN"/>
        </w:rPr>
      </w:pPr>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Tahoma">
    <w:panose1 w:val="020B0604030504040204"/>
    <w:charset w:val="00"/>
    <w:family w:val="swiss"/>
    <w:pitch w:val="default"/>
    <w:sig w:usb0="E1002AFF" w:usb1="C000605B" w:usb2="00000029" w:usb3="00000000" w:csb0="200101FF" w:csb1="20280000"/>
  </w:font>
  <w:font w:name="Lucida Grande">
    <w:panose1 w:val="020B0600040502020204"/>
    <w:charset w:val="00"/>
    <w:family w:val="auto"/>
    <w:pitch w:val="default"/>
    <w:sig w:usb0="E1000AEF" w:usb1="5000A1FF" w:usb2="00000000" w:usb3="00000000" w:csb0="200001BF" w:csb1="4F01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restart"/>
          <w:vAlign w:val="center"/>
        </w:tcPr>
        <w:p>
          <w:pPr>
            <w:pStyle w:val="13"/>
            <w:keepNext w:val="0"/>
            <w:keepLines w:val="0"/>
            <w:widowControl/>
            <w:suppressLineNumbers w:val="0"/>
            <w:spacing w:beforeAutospacing="0" w:afterAutospacing="0"/>
            <w:ind w:left="0" w:right="0"/>
            <w:jc w:val="cente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pP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3</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3"/>
            <w:keepNext w:val="0"/>
            <w:keepLines w:val="0"/>
            <w:widowControl/>
            <w:suppressLineNumbers w:val="0"/>
            <w:spacing w:beforeAutospacing="0" w:afterAutospacing="0"/>
            <w:ind w:left="0" w:right="0"/>
            <w:rPr>
              <w:rFonts w:hint="default"/>
            </w:rPr>
          </w:pPr>
        </w:p>
      </w:tc>
    </w:tr>
    <w:t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continue"/>
          <w:vAlign w:val="center"/>
        </w:tcPr>
        <w:p>
          <w:pPr>
            <w:pStyle w:val="13"/>
            <w:keepNext w:val="0"/>
            <w:keepLines w:val="0"/>
            <w:widowControl/>
            <w:suppressLineNumbers w:val="0"/>
            <w:spacing w:beforeAutospacing="0" w:afterAutospacing="0"/>
            <w:ind w:left="0" w:right="0"/>
            <w:jc w:val="center"/>
            <w:rPr>
              <w:rFonts w:hint="default"/>
            </w:rPr>
          </w:pPr>
        </w:p>
      </w:tc>
      <w:tc>
        <w:tcPr>
          <w:tcW w:w="2214" w:type="pct"/>
        </w:tcPr>
        <w:p>
          <w:pPr>
            <w:pStyle w:val="13"/>
            <w:keepNext w:val="0"/>
            <w:keepLines w:val="0"/>
            <w:widowControl/>
            <w:suppressLineNumbers w:val="0"/>
            <w:spacing w:beforeAutospacing="0" w:afterAutospacing="0"/>
            <w:ind w:left="0" w:right="0"/>
            <w:rPr>
              <w:rFonts w:hint="default"/>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alias w:val="Title"/>
            <w:id w:val="436407044"/>
            <w:text/>
          </w:sdtPr>
          <w:sdtEnd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sdtEndPr>
          <w:sdtContent>
            <w:p>
              <w:pPr>
                <w:pStyle w:val="36"/>
                <w:keepNext w:val="0"/>
                <w:keepLines w:val="0"/>
                <w:widowControl/>
                <w:suppressLineNumbers w:val="0"/>
                <w:spacing w:before="0" w:beforeAutospacing="0" w:after="0" w:afterAutospacing="0"/>
                <w:ind w:left="0" w:right="0"/>
                <w:rPr>
                  <w:rFonts w:hint="default" w:asciiTheme="majorHAnsi" w:hAnsiTheme="majorHAnsi"/>
                </w:rPr>
              </w:pPr>
              <w:r>
                <w:rPr>
                  <w:rFonts w:hint="default"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AEEF75"/>
    <w:multiLevelType w:val="singleLevel"/>
    <w:tmpl w:val="BEAEEF75"/>
    <w:lvl w:ilvl="0" w:tentative="0">
      <w:start w:val="1"/>
      <w:numFmt w:val="decimal"/>
      <w:suff w:val="nothing"/>
      <w:lvlText w:val="（%1）"/>
      <w:lvlJc w:val="left"/>
    </w:lvl>
  </w:abstractNum>
  <w:abstractNum w:abstractNumId="1">
    <w:nsid w:val="BEBEAEB3"/>
    <w:multiLevelType w:val="multilevel"/>
    <w:tmpl w:val="BEBEAEB3"/>
    <w:lvl w:ilvl="0" w:tentative="0">
      <w:start w:val="1"/>
      <w:numFmt w:val="decimal"/>
      <w:suff w:val="nothing"/>
      <w:lvlText w:val="%1、"/>
      <w:lvlJc w:val="left"/>
      <w:rPr>
        <w:rFonts w:hint="default"/>
        <w:color w:val="auto"/>
      </w:rPr>
    </w:lvl>
    <w:lvl w:ilvl="1" w:tentative="0">
      <w:start w:val="1"/>
      <w:numFmt w:val="decimal"/>
      <w:lvlText w:val="(%2)"/>
      <w:lvlJc w:val="left"/>
      <w:pPr>
        <w:tabs>
          <w:tab w:val="left" w:pos="840"/>
        </w:tabs>
        <w:ind w:left="840" w:leftChars="0" w:hanging="420" w:firstLineChars="0"/>
      </w:pPr>
      <w:rPr>
        <w:rFonts w:hint="default"/>
        <w:color w:val="auto"/>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786B65CA"/>
    <w:multiLevelType w:val="multilevel"/>
    <w:tmpl w:val="786B65CA"/>
    <w:lvl w:ilvl="0" w:tentative="0">
      <w:start w:val="1"/>
      <w:numFmt w:val="decimal"/>
      <w:pStyle w:val="24"/>
      <w:suff w:val="space"/>
      <w:lvlText w:val="%1."/>
      <w:lvlJc w:val="left"/>
      <w:pPr>
        <w:tabs>
          <w:tab w:val="left" w:pos="360"/>
        </w:tabs>
        <w:ind w:left="0" w:firstLine="0"/>
      </w:pPr>
    </w:lvl>
    <w:lvl w:ilvl="1" w:tentative="0">
      <w:start w:val="1"/>
      <w:numFmt w:val="decimal"/>
      <w:pStyle w:val="25"/>
      <w:suff w:val="space"/>
      <w:lvlText w:val="%1.%2."/>
      <w:lvlJc w:val="left"/>
      <w:pPr>
        <w:tabs>
          <w:tab w:val="left" w:pos="792"/>
        </w:tabs>
        <w:ind w:left="0" w:firstLine="0"/>
      </w:pPr>
    </w:lvl>
    <w:lvl w:ilvl="2" w:tentative="0">
      <w:start w:val="1"/>
      <w:numFmt w:val="decimal"/>
      <w:pStyle w:val="26"/>
      <w:suff w:val="space"/>
      <w:lvlText w:val="%1.%2.%3."/>
      <w:lvlJc w:val="left"/>
      <w:pPr>
        <w:tabs>
          <w:tab w:val="left" w:pos="1440"/>
        </w:tabs>
        <w:ind w:left="0" w:firstLine="0"/>
      </w:pPr>
    </w:lvl>
    <w:lvl w:ilvl="3" w:tentative="0">
      <w:start w:val="1"/>
      <w:numFmt w:val="decimal"/>
      <w:pStyle w:val="27"/>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风过之痕">
    <w15:presenceInfo w15:providerId="WPS Office" w15:userId="42361517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trackRevisions w:val="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4OGQzM2U5ZjU5YTUyMTk3MmE1MzdiM2I0Zjk5Yjc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4BD38C2"/>
    <w:rsid w:val="0B153DFF"/>
    <w:rsid w:val="0DD84DFE"/>
    <w:rsid w:val="0F3FBBA0"/>
    <w:rsid w:val="10635C65"/>
    <w:rsid w:val="122FF843"/>
    <w:rsid w:val="13DCFB99"/>
    <w:rsid w:val="15AF157A"/>
    <w:rsid w:val="179E67AB"/>
    <w:rsid w:val="1A1D6E85"/>
    <w:rsid w:val="1B777675"/>
    <w:rsid w:val="1D911343"/>
    <w:rsid w:val="1F4B9F76"/>
    <w:rsid w:val="1F7051C4"/>
    <w:rsid w:val="1FFDE27F"/>
    <w:rsid w:val="227B3DFE"/>
    <w:rsid w:val="28FE5094"/>
    <w:rsid w:val="2F7D09B8"/>
    <w:rsid w:val="2FF7145A"/>
    <w:rsid w:val="352D95DA"/>
    <w:rsid w:val="36DA1DB0"/>
    <w:rsid w:val="36DFC955"/>
    <w:rsid w:val="37411FAD"/>
    <w:rsid w:val="37DDACC3"/>
    <w:rsid w:val="38A55CCB"/>
    <w:rsid w:val="3AAE7109"/>
    <w:rsid w:val="3BED44B1"/>
    <w:rsid w:val="3BF53502"/>
    <w:rsid w:val="3D3F3B41"/>
    <w:rsid w:val="3D89020A"/>
    <w:rsid w:val="3DD9DE67"/>
    <w:rsid w:val="3DFD37EE"/>
    <w:rsid w:val="3E7FAC2B"/>
    <w:rsid w:val="3EBE39D2"/>
    <w:rsid w:val="3EBF8964"/>
    <w:rsid w:val="3ECFF895"/>
    <w:rsid w:val="3EDF1828"/>
    <w:rsid w:val="3F3F39EA"/>
    <w:rsid w:val="3FB77B42"/>
    <w:rsid w:val="3FFBFAA3"/>
    <w:rsid w:val="3FFCD30D"/>
    <w:rsid w:val="3FFF45DE"/>
    <w:rsid w:val="443A2A91"/>
    <w:rsid w:val="45AECCC7"/>
    <w:rsid w:val="47FB1C56"/>
    <w:rsid w:val="4A82324B"/>
    <w:rsid w:val="4B750116"/>
    <w:rsid w:val="4EF9BF58"/>
    <w:rsid w:val="4F7F4C58"/>
    <w:rsid w:val="4F7FCCCE"/>
    <w:rsid w:val="4FAB1650"/>
    <w:rsid w:val="4FFC76C8"/>
    <w:rsid w:val="53FD79A1"/>
    <w:rsid w:val="55DD93BC"/>
    <w:rsid w:val="55F7069D"/>
    <w:rsid w:val="577FFFA6"/>
    <w:rsid w:val="57A75A04"/>
    <w:rsid w:val="57AF7F34"/>
    <w:rsid w:val="57FFF441"/>
    <w:rsid w:val="592B61C1"/>
    <w:rsid w:val="59374B66"/>
    <w:rsid w:val="5A4E382E"/>
    <w:rsid w:val="5BBFD0C0"/>
    <w:rsid w:val="5BE733F0"/>
    <w:rsid w:val="5BF78C4A"/>
    <w:rsid w:val="5D638F94"/>
    <w:rsid w:val="5D991C65"/>
    <w:rsid w:val="5DB8E684"/>
    <w:rsid w:val="5DBB8C98"/>
    <w:rsid w:val="5DBFEC95"/>
    <w:rsid w:val="5EAADE67"/>
    <w:rsid w:val="5ECC69D0"/>
    <w:rsid w:val="5EFD8577"/>
    <w:rsid w:val="5EFFA302"/>
    <w:rsid w:val="5F6311F6"/>
    <w:rsid w:val="5FC5111D"/>
    <w:rsid w:val="5FDD1BF4"/>
    <w:rsid w:val="5FFDEC69"/>
    <w:rsid w:val="62F45876"/>
    <w:rsid w:val="63ED469E"/>
    <w:rsid w:val="63FB87DF"/>
    <w:rsid w:val="64040FFF"/>
    <w:rsid w:val="65167D25"/>
    <w:rsid w:val="657F9B6D"/>
    <w:rsid w:val="65FFEE2D"/>
    <w:rsid w:val="6BFDADD3"/>
    <w:rsid w:val="6DE8ECF5"/>
    <w:rsid w:val="6E61A2CC"/>
    <w:rsid w:val="6EDCF3CC"/>
    <w:rsid w:val="6EF7F3BA"/>
    <w:rsid w:val="6FEE8442"/>
    <w:rsid w:val="6FFEACBF"/>
    <w:rsid w:val="73EF579A"/>
    <w:rsid w:val="74FB85AA"/>
    <w:rsid w:val="7568A413"/>
    <w:rsid w:val="75E717A1"/>
    <w:rsid w:val="779D7EAF"/>
    <w:rsid w:val="797FDA64"/>
    <w:rsid w:val="79CBA17E"/>
    <w:rsid w:val="79DBF48C"/>
    <w:rsid w:val="7B3F1108"/>
    <w:rsid w:val="7BF637EF"/>
    <w:rsid w:val="7BF7A20A"/>
    <w:rsid w:val="7BFF9F92"/>
    <w:rsid w:val="7DE7E541"/>
    <w:rsid w:val="7DF5DB6F"/>
    <w:rsid w:val="7E05038E"/>
    <w:rsid w:val="7E2EE1F8"/>
    <w:rsid w:val="7E6F760C"/>
    <w:rsid w:val="7EA76626"/>
    <w:rsid w:val="7EAFD3A2"/>
    <w:rsid w:val="7EB69D70"/>
    <w:rsid w:val="7ED348BC"/>
    <w:rsid w:val="7ED37CE2"/>
    <w:rsid w:val="7EEF3593"/>
    <w:rsid w:val="7EF3CD48"/>
    <w:rsid w:val="7EFED9F9"/>
    <w:rsid w:val="7F1729A4"/>
    <w:rsid w:val="7F6F052B"/>
    <w:rsid w:val="7F793FB4"/>
    <w:rsid w:val="7F7E718A"/>
    <w:rsid w:val="7FA0939E"/>
    <w:rsid w:val="7FA5FBC5"/>
    <w:rsid w:val="7FAD203B"/>
    <w:rsid w:val="7FDF3F8C"/>
    <w:rsid w:val="7FDF516A"/>
    <w:rsid w:val="7FE456E3"/>
    <w:rsid w:val="7FFD0735"/>
    <w:rsid w:val="7FFF0504"/>
    <w:rsid w:val="86F7B8E4"/>
    <w:rsid w:val="8EEA9FED"/>
    <w:rsid w:val="8EF7286B"/>
    <w:rsid w:val="8F31F7B1"/>
    <w:rsid w:val="8FCF4917"/>
    <w:rsid w:val="8FD0429A"/>
    <w:rsid w:val="8FFABDB8"/>
    <w:rsid w:val="977EFF14"/>
    <w:rsid w:val="97FB2544"/>
    <w:rsid w:val="9DF60031"/>
    <w:rsid w:val="9F3BD2A6"/>
    <w:rsid w:val="9F9F4049"/>
    <w:rsid w:val="9FF50FCE"/>
    <w:rsid w:val="9FFF0798"/>
    <w:rsid w:val="A97F818A"/>
    <w:rsid w:val="AEBED28B"/>
    <w:rsid w:val="AF3E1943"/>
    <w:rsid w:val="AF7D9DE3"/>
    <w:rsid w:val="AFCF22B5"/>
    <w:rsid w:val="AFEBF807"/>
    <w:rsid w:val="B3FAF705"/>
    <w:rsid w:val="B6F625C8"/>
    <w:rsid w:val="B747F614"/>
    <w:rsid w:val="B7FED67D"/>
    <w:rsid w:val="BAEFC2B0"/>
    <w:rsid w:val="BAFDC9CD"/>
    <w:rsid w:val="BBFFD090"/>
    <w:rsid w:val="BE5D470D"/>
    <w:rsid w:val="BE9FA14C"/>
    <w:rsid w:val="BFBF0BF7"/>
    <w:rsid w:val="BFDF99AE"/>
    <w:rsid w:val="CE7FC2CF"/>
    <w:rsid w:val="CEEE23A6"/>
    <w:rsid w:val="CEEEB420"/>
    <w:rsid w:val="CFF53FA5"/>
    <w:rsid w:val="D57DD2B6"/>
    <w:rsid w:val="D7F37632"/>
    <w:rsid w:val="D9AFF43F"/>
    <w:rsid w:val="D9FBA566"/>
    <w:rsid w:val="D9FF1C85"/>
    <w:rsid w:val="DBBF6681"/>
    <w:rsid w:val="DBBFC11A"/>
    <w:rsid w:val="DBFF08C1"/>
    <w:rsid w:val="DCEFF83E"/>
    <w:rsid w:val="DD8FA973"/>
    <w:rsid w:val="DDCBFD86"/>
    <w:rsid w:val="DDF290A7"/>
    <w:rsid w:val="DEC724C0"/>
    <w:rsid w:val="DEFBD2BE"/>
    <w:rsid w:val="DF5F069A"/>
    <w:rsid w:val="DFEDC625"/>
    <w:rsid w:val="DFFE927F"/>
    <w:rsid w:val="E49A7684"/>
    <w:rsid w:val="E6573DB3"/>
    <w:rsid w:val="E75ABF42"/>
    <w:rsid w:val="E7F46BBB"/>
    <w:rsid w:val="E7F7E697"/>
    <w:rsid w:val="E7FF68E5"/>
    <w:rsid w:val="E9F75660"/>
    <w:rsid w:val="EBFF57E2"/>
    <w:rsid w:val="ECF5EEB2"/>
    <w:rsid w:val="EFB7BAF4"/>
    <w:rsid w:val="EFDA785B"/>
    <w:rsid w:val="EFFF7B6A"/>
    <w:rsid w:val="F3BF70B9"/>
    <w:rsid w:val="F578ACE3"/>
    <w:rsid w:val="F67EDA16"/>
    <w:rsid w:val="F77FB540"/>
    <w:rsid w:val="F7DFFABA"/>
    <w:rsid w:val="F7ED7316"/>
    <w:rsid w:val="FB77CD13"/>
    <w:rsid w:val="FB87A72E"/>
    <w:rsid w:val="FB9C9EE1"/>
    <w:rsid w:val="FB9F076E"/>
    <w:rsid w:val="FBBB8722"/>
    <w:rsid w:val="FBF7FC5B"/>
    <w:rsid w:val="FBFEE361"/>
    <w:rsid w:val="FBFF4F24"/>
    <w:rsid w:val="FD7FB607"/>
    <w:rsid w:val="FDBE7854"/>
    <w:rsid w:val="FDBF1568"/>
    <w:rsid w:val="FDFFE825"/>
    <w:rsid w:val="FE7FE378"/>
    <w:rsid w:val="FEBB7710"/>
    <w:rsid w:val="FF3AF5CB"/>
    <w:rsid w:val="FF8985B8"/>
    <w:rsid w:val="FF9B7EFC"/>
    <w:rsid w:val="FF9FDA93"/>
    <w:rsid w:val="FFAE0C27"/>
    <w:rsid w:val="FFB3A4AE"/>
    <w:rsid w:val="FFB706F8"/>
    <w:rsid w:val="FFBFD1BD"/>
    <w:rsid w:val="FFCAAB5B"/>
    <w:rsid w:val="FFDBD492"/>
    <w:rsid w:val="FFE3CA4E"/>
    <w:rsid w:val="FFEF5C74"/>
    <w:rsid w:val="FFFE3033"/>
    <w:rsid w:val="FFFEE3F3"/>
    <w:rsid w:val="FFFFC8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3"/>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4"/>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1">
    <w:name w:val="Default Paragraph Font"/>
    <w:semiHidden/>
    <w:unhideWhenUsed/>
    <w:qFormat/>
    <w:uiPriority w:val="1"/>
  </w:style>
  <w:style w:type="table" w:default="1" w:styleId="1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Document Map"/>
    <w:basedOn w:val="1"/>
    <w:semiHidden/>
    <w:qFormat/>
    <w:uiPriority w:val="0"/>
    <w:pPr>
      <w:shd w:val="clear" w:color="auto" w:fill="000080"/>
    </w:pPr>
    <w:rPr>
      <w:rFonts w:ascii="Tahoma" w:hAnsi="Tahoma" w:cs="Tahoma"/>
      <w:sz w:val="20"/>
      <w:szCs w:val="20"/>
    </w:rPr>
  </w:style>
  <w:style w:type="paragraph" w:styleId="10">
    <w:name w:val="toc 5"/>
    <w:basedOn w:val="1"/>
    <w:next w:val="1"/>
    <w:semiHidden/>
    <w:qFormat/>
    <w:uiPriority w:val="0"/>
    <w:pPr>
      <w:spacing w:line="360" w:lineRule="auto"/>
      <w:ind w:left="960"/>
    </w:pPr>
  </w:style>
  <w:style w:type="paragraph" w:styleId="11">
    <w:name w:val="toc 3"/>
    <w:basedOn w:val="1"/>
    <w:next w:val="1"/>
    <w:qFormat/>
    <w:uiPriority w:val="39"/>
    <w:pPr>
      <w:spacing w:line="360" w:lineRule="auto"/>
      <w:ind w:left="480"/>
    </w:pPr>
  </w:style>
  <w:style w:type="paragraph" w:styleId="12">
    <w:name w:val="Balloon Text"/>
    <w:basedOn w:val="1"/>
    <w:link w:val="31"/>
    <w:qFormat/>
    <w:uiPriority w:val="0"/>
    <w:rPr>
      <w:rFonts w:ascii="Tahoma" w:hAnsi="Tahoma" w:cs="Tahoma"/>
      <w:sz w:val="16"/>
      <w:szCs w:val="16"/>
    </w:rPr>
  </w:style>
  <w:style w:type="paragraph" w:styleId="13">
    <w:name w:val="footer"/>
    <w:basedOn w:val="1"/>
    <w:link w:val="39"/>
    <w:qFormat/>
    <w:uiPriority w:val="99"/>
    <w:pPr>
      <w:tabs>
        <w:tab w:val="center" w:pos="4680"/>
        <w:tab w:val="right" w:pos="9360"/>
      </w:tabs>
      <w:spacing w:before="0" w:after="0"/>
    </w:pPr>
  </w:style>
  <w:style w:type="paragraph" w:styleId="14">
    <w:name w:val="header"/>
    <w:basedOn w:val="1"/>
    <w:link w:val="38"/>
    <w:qFormat/>
    <w:uiPriority w:val="99"/>
    <w:pPr>
      <w:tabs>
        <w:tab w:val="center" w:pos="4680"/>
        <w:tab w:val="right" w:pos="9360"/>
      </w:tabs>
      <w:spacing w:before="0" w:after="0"/>
    </w:pPr>
  </w:style>
  <w:style w:type="paragraph" w:styleId="15">
    <w:name w:val="toc 1"/>
    <w:basedOn w:val="1"/>
    <w:next w:val="1"/>
    <w:qFormat/>
    <w:uiPriority w:val="39"/>
    <w:pPr>
      <w:spacing w:line="360" w:lineRule="auto"/>
    </w:pPr>
    <w:rPr>
      <w:b/>
    </w:rPr>
  </w:style>
  <w:style w:type="paragraph" w:styleId="16">
    <w:name w:val="toc 4"/>
    <w:basedOn w:val="1"/>
    <w:next w:val="1"/>
    <w:qFormat/>
    <w:uiPriority w:val="39"/>
    <w:pPr>
      <w:spacing w:line="360" w:lineRule="auto"/>
      <w:ind w:left="720"/>
    </w:pPr>
  </w:style>
  <w:style w:type="paragraph" w:styleId="17">
    <w:name w:val="toc 2"/>
    <w:basedOn w:val="1"/>
    <w:next w:val="1"/>
    <w:qFormat/>
    <w:uiPriority w:val="39"/>
    <w:pPr>
      <w:spacing w:line="360" w:lineRule="auto"/>
      <w:ind w:left="24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qFormat/>
    <w:uiPriority w:val="99"/>
    <w:rPr>
      <w:color w:val="0000FF"/>
      <w:u w:val="single"/>
    </w:rPr>
  </w:style>
  <w:style w:type="paragraph" w:customStyle="1" w:styleId="23">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4">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5">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6">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7">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8">
    <w:name w:val="AxureTableHeaderText"/>
    <w:basedOn w:val="1"/>
    <w:qFormat/>
    <w:uiPriority w:val="0"/>
    <w:pPr>
      <w:spacing w:before="60" w:after="60"/>
    </w:pPr>
    <w:rPr>
      <w:b/>
      <w:sz w:val="16"/>
    </w:rPr>
  </w:style>
  <w:style w:type="paragraph" w:customStyle="1" w:styleId="29">
    <w:name w:val="AxureTableNormalText"/>
    <w:basedOn w:val="1"/>
    <w:qFormat/>
    <w:uiPriority w:val="0"/>
    <w:pPr>
      <w:spacing w:before="60" w:after="60"/>
    </w:pPr>
    <w:rPr>
      <w:sz w:val="16"/>
    </w:rPr>
  </w:style>
  <w:style w:type="paragraph" w:customStyle="1" w:styleId="30">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1">
    <w:name w:val="Balloon Text Char"/>
    <w:basedOn w:val="21"/>
    <w:link w:val="12"/>
    <w:qFormat/>
    <w:uiPriority w:val="0"/>
    <w:rPr>
      <w:rFonts w:ascii="Tahoma" w:hAnsi="Tahoma" w:cs="Tahoma"/>
      <w:sz w:val="16"/>
      <w:szCs w:val="16"/>
    </w:rPr>
  </w:style>
  <w:style w:type="table" w:customStyle="1" w:styleId="32">
    <w:name w:val="AxureTableStyle"/>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3">
    <w:name w:val="Heading 4 Char"/>
    <w:basedOn w:val="21"/>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4">
    <w:name w:val="Heading 5 Char"/>
    <w:basedOn w:val="21"/>
    <w:link w:val="6"/>
    <w:qFormat/>
    <w:uiPriority w:val="0"/>
    <w:rPr>
      <w:rFonts w:asciiTheme="majorHAnsi" w:hAnsiTheme="majorHAnsi" w:eastAsiaTheme="majorEastAsia" w:cstheme="majorBidi"/>
      <w:color w:val="254061" w:themeColor="accent1" w:themeShade="80"/>
      <w:sz w:val="18"/>
      <w:szCs w:val="24"/>
    </w:rPr>
  </w:style>
  <w:style w:type="paragraph" w:customStyle="1" w:styleId="35">
    <w:name w:val="AxureImageParagraph"/>
    <w:basedOn w:val="1"/>
    <w:qFormat/>
    <w:uiPriority w:val="0"/>
    <w:pPr>
      <w:jc w:val="center"/>
    </w:pPr>
  </w:style>
  <w:style w:type="paragraph" w:styleId="36">
    <w:name w:val="No Spacing"/>
    <w:link w:val="37"/>
    <w:qFormat/>
    <w:uiPriority w:val="1"/>
    <w:rPr>
      <w:rFonts w:asciiTheme="minorHAnsi" w:hAnsiTheme="minorHAnsi" w:eastAsiaTheme="minorEastAsia" w:cstheme="minorBidi"/>
      <w:sz w:val="22"/>
      <w:szCs w:val="22"/>
      <w:lang w:val="en-US" w:eastAsia="en-US" w:bidi="ar-SA"/>
    </w:rPr>
  </w:style>
  <w:style w:type="character" w:customStyle="1" w:styleId="37">
    <w:name w:val="No Spacing Char"/>
    <w:basedOn w:val="21"/>
    <w:link w:val="36"/>
    <w:qFormat/>
    <w:uiPriority w:val="1"/>
    <w:rPr>
      <w:rFonts w:asciiTheme="minorHAnsi" w:hAnsiTheme="minorHAnsi" w:eastAsiaTheme="minorEastAsia" w:cstheme="minorBidi"/>
      <w:sz w:val="22"/>
      <w:szCs w:val="22"/>
    </w:rPr>
  </w:style>
  <w:style w:type="character" w:customStyle="1" w:styleId="38">
    <w:name w:val="Header Char"/>
    <w:basedOn w:val="21"/>
    <w:link w:val="14"/>
    <w:qFormat/>
    <w:uiPriority w:val="99"/>
    <w:rPr>
      <w:rFonts w:ascii="Arial" w:hAnsi="Arial" w:cs="Arial"/>
      <w:sz w:val="18"/>
      <w:szCs w:val="24"/>
    </w:rPr>
  </w:style>
  <w:style w:type="character" w:customStyle="1" w:styleId="39">
    <w:name w:val="Footer Char"/>
    <w:basedOn w:val="21"/>
    <w:link w:val="13"/>
    <w:qFormat/>
    <w:uiPriority w:val="99"/>
    <w:rPr>
      <w:rFonts w:ascii="Arial" w:hAnsi="Arial" w:cs="Arial"/>
      <w:sz w:val="18"/>
      <w:szCs w:val="24"/>
    </w:rPr>
  </w:style>
  <w:style w:type="character" w:styleId="40">
    <w:name w:val="Placeholder Text"/>
    <w:basedOn w:val="21"/>
    <w:semiHidden/>
    <w:qFormat/>
    <w:uiPriority w:val="99"/>
    <w:rPr>
      <w:color w:val="808080"/>
    </w:rPr>
  </w:style>
  <w:style w:type="paragraph" w:customStyle="1" w:styleId="41">
    <w:name w:val="AxureHiddenParagraph"/>
    <w:basedOn w:val="1"/>
    <w:qFormat/>
    <w:uiPriority w:val="0"/>
    <w:pPr>
      <w:spacing w:before="0" w:after="0"/>
    </w:pPr>
    <w:rPr>
      <w:sz w:val="2"/>
    </w:rPr>
  </w:style>
  <w:style w:type="paragraph" w:customStyle="1" w:styleId="42">
    <w:name w:val="Axure一级标题"/>
    <w:basedOn w:val="1"/>
    <w:qFormat/>
    <w:uiPriority w:val="0"/>
    <w:pPr>
      <w:spacing w:after="240"/>
      <w:outlineLvl w:val="0"/>
    </w:pPr>
    <w:rPr>
      <w:b/>
      <w:color w:val="auto"/>
      <w:sz w:val="28"/>
    </w:rPr>
  </w:style>
  <w:style w:type="paragraph" w:customStyle="1" w:styleId="43">
    <w:name w:val="AxureHeading21"/>
    <w:basedOn w:val="1"/>
    <w:qFormat/>
    <w:uiPriority w:val="0"/>
    <w:pPr>
      <w:outlineLvl w:val="1"/>
    </w:pPr>
    <w:rPr>
      <w:b/>
      <w:color w:val="auto"/>
      <w:sz w:val="26"/>
    </w:rPr>
  </w:style>
  <w:style w:type="paragraph" w:customStyle="1" w:styleId="44">
    <w:name w:val="AxureHeading31"/>
    <w:basedOn w:val="1"/>
    <w:qFormat/>
    <w:uiPriority w:val="0"/>
    <w:pPr>
      <w:spacing w:before="240"/>
      <w:outlineLvl w:val="2"/>
    </w:pPr>
    <w:rPr>
      <w:b/>
      <w:color w:val="auto"/>
      <w:szCs w:val="20"/>
    </w:rPr>
  </w:style>
  <w:style w:type="paragraph" w:customStyle="1" w:styleId="45">
    <w:name w:val="AxureHeading41"/>
    <w:basedOn w:val="1"/>
    <w:qFormat/>
    <w:uiPriority w:val="0"/>
    <w:pPr>
      <w:spacing w:before="240"/>
      <w:outlineLvl w:val="3"/>
    </w:pPr>
    <w:rPr>
      <w:b/>
      <w:i/>
      <w:color w:val="auto"/>
      <w:sz w:val="20"/>
    </w:rPr>
  </w:style>
  <w:style w:type="paragraph" w:customStyle="1" w:styleId="46">
    <w:name w:val="Axure表格标题文字"/>
    <w:basedOn w:val="1"/>
    <w:qFormat/>
    <w:uiPriority w:val="0"/>
    <w:pPr>
      <w:spacing w:before="60" w:after="60"/>
    </w:pPr>
    <w:rPr>
      <w:b/>
      <w:sz w:val="16"/>
    </w:rPr>
  </w:style>
  <w:style w:type="paragraph" w:customStyle="1" w:styleId="47">
    <w:name w:val="Axure表格常规文字"/>
    <w:basedOn w:val="1"/>
    <w:qFormat/>
    <w:uiPriority w:val="0"/>
    <w:pPr>
      <w:spacing w:before="60" w:after="60"/>
    </w:pPr>
    <w:rPr>
      <w:sz w:val="16"/>
    </w:rPr>
  </w:style>
  <w:style w:type="paragraph" w:customStyle="1" w:styleId="48">
    <w:name w:val="Axure基本标题"/>
    <w:basedOn w:val="1"/>
    <w:qFormat/>
    <w:uiPriority w:val="0"/>
    <w:pPr>
      <w:spacing w:before="240"/>
    </w:pPr>
    <w:rPr>
      <w:b/>
      <w:u w:val="single"/>
    </w:rPr>
  </w:style>
  <w:style w:type="table" w:customStyle="1" w:styleId="49">
    <w:name w:val="Axure表格样式"/>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oleObject" Target="embeddings/oleObject3.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3494</Words>
  <Characters>3590</Characters>
  <Lines>1</Lines>
  <Paragraphs>1</Paragraphs>
  <TotalTime>11</TotalTime>
  <ScaleCrop>false</ScaleCrop>
  <LinksUpToDate>false</LinksUpToDate>
  <CharactersWithSpaces>3700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2010-10-15T21:47:00Z</dcterms:created>
  <dc:creator>[Your Name]</dc:creator>
  <cp:lastModifiedBy>风过之痕</cp:lastModifiedBy>
  <cp:lastPrinted>2010-10-15T00:33:00Z</cp:lastPrinted>
  <dcterms:modified xsi:type="dcterms:W3CDTF">2023-12-18T17:06:13Z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26E8800BB2A53D1EAD85F863DB4D9814</vt:lpwstr>
  </property>
</Properties>
</file>