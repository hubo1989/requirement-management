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outlineLvl w:val="0"/>
        <w:rPr>
          <w:rFonts w:hint="eastAsia"/>
          <w:lang w:val="en-US" w:eastAsia="zh-Hans"/>
        </w:rPr>
      </w:pPr>
      <w:r>
        <w:rPr>
          <w:rFonts w:hint="eastAsia"/>
          <w:lang w:val="en-US" w:eastAsia="zh-Hans"/>
        </w:rPr>
        <w:t>模板消息配置管理需求</w:t>
      </w:r>
    </w:p>
    <w:p>
      <w:pPr>
        <w:rPr>
          <w:rFonts w:hint="eastAsia"/>
          <w:lang w:val="en-US" w:eastAsia="zh-Hans"/>
        </w:rPr>
      </w:pPr>
    </w:p>
    <w:p>
      <w:pPr>
        <w:numPr>
          <w:ilvl w:val="0"/>
          <w:numId w:val="2"/>
        </w:numPr>
        <w:outlineLvl w:val="0"/>
        <w:rPr>
          <w:rFonts w:hint="eastAsia"/>
          <w:sz w:val="28"/>
          <w:szCs w:val="28"/>
          <w:lang w:val="en-US" w:eastAsia="zh-Hans"/>
        </w:rPr>
      </w:pPr>
      <w:r>
        <w:rPr>
          <w:rFonts w:hint="eastAsia"/>
          <w:sz w:val="28"/>
          <w:szCs w:val="28"/>
          <w:lang w:val="en-US" w:eastAsia="zh-Hans"/>
        </w:rPr>
        <w:t>需求背景</w:t>
      </w:r>
    </w:p>
    <w:p>
      <w:pPr>
        <w:numPr>
          <w:ilvl w:val="0"/>
          <w:numId w:val="3"/>
        </w:numPr>
        <w:ind w:firstLine="720" w:firstLineChars="0"/>
        <w:outlineLvl w:val="9"/>
        <w:rPr>
          <w:rFonts w:hint="eastAsia"/>
          <w:sz w:val="21"/>
          <w:szCs w:val="21"/>
          <w:lang w:eastAsia="zh-Hans"/>
        </w:rPr>
      </w:pPr>
      <w:r>
        <w:rPr>
          <w:rFonts w:hint="eastAsia"/>
          <w:sz w:val="21"/>
          <w:szCs w:val="21"/>
          <w:lang w:val="en-US" w:eastAsia="zh-Hans"/>
        </w:rPr>
        <w:t>经过两次测试全局发送模板消息发送，得到以下数据：</w:t>
      </w:r>
    </w:p>
    <w:p>
      <w:pPr>
        <w:numPr>
          <w:ilvl w:val="0"/>
          <w:numId w:val="0"/>
        </w:numPr>
        <w:ind w:left="720" w:leftChars="0" w:firstLine="720" w:firstLineChars="0"/>
        <w:outlineLvl w:val="9"/>
        <w:rPr>
          <w:rFonts w:hint="default"/>
          <w:sz w:val="21"/>
          <w:szCs w:val="21"/>
          <w:lang w:eastAsia="zh-Hans"/>
        </w:rPr>
      </w:pPr>
      <w:r>
        <w:rPr>
          <w:rFonts w:hint="eastAsia"/>
          <w:sz w:val="21"/>
          <w:szCs w:val="21"/>
          <w:lang w:val="en-US" w:eastAsia="zh-Hans"/>
        </w:rPr>
        <w:t>首次：发送量</w:t>
      </w:r>
      <w:r>
        <w:rPr>
          <w:rFonts w:hint="default"/>
          <w:sz w:val="21"/>
          <w:szCs w:val="21"/>
          <w:lang w:eastAsia="zh-Hans"/>
        </w:rPr>
        <w:t>37865</w:t>
      </w:r>
      <w:r>
        <w:rPr>
          <w:rFonts w:hint="eastAsia"/>
          <w:sz w:val="21"/>
          <w:szCs w:val="21"/>
          <w:lang w:eastAsia="zh-Hans"/>
        </w:rPr>
        <w:t>，</w:t>
      </w:r>
      <w:r>
        <w:rPr>
          <w:rFonts w:hint="eastAsia"/>
          <w:sz w:val="21"/>
          <w:szCs w:val="21"/>
          <w:lang w:val="en-US" w:eastAsia="zh-Hans"/>
        </w:rPr>
        <w:t>产生订单</w:t>
      </w:r>
      <w:r>
        <w:rPr>
          <w:rFonts w:hint="default"/>
          <w:sz w:val="21"/>
          <w:szCs w:val="21"/>
          <w:lang w:eastAsia="zh-Hans"/>
        </w:rPr>
        <w:t>2799</w:t>
      </w:r>
      <w:r>
        <w:rPr>
          <w:rFonts w:hint="eastAsia"/>
          <w:sz w:val="21"/>
          <w:szCs w:val="21"/>
          <w:lang w:eastAsia="zh-Hans"/>
        </w:rPr>
        <w:t>，</w:t>
      </w:r>
      <w:r>
        <w:rPr>
          <w:rFonts w:hint="eastAsia"/>
          <w:sz w:val="21"/>
          <w:szCs w:val="21"/>
          <w:lang w:val="en-US" w:eastAsia="zh-Hans"/>
        </w:rPr>
        <w:t>客户经营收益达标订单</w:t>
      </w:r>
      <w:r>
        <w:rPr>
          <w:rFonts w:hint="default"/>
          <w:sz w:val="21"/>
          <w:szCs w:val="21"/>
          <w:lang w:eastAsia="zh-Hans"/>
        </w:rPr>
        <w:t>30</w:t>
      </w:r>
      <w:r>
        <w:rPr>
          <w:rFonts w:hint="eastAsia"/>
          <w:sz w:val="21"/>
          <w:szCs w:val="21"/>
          <w:lang w:val="en-US" w:eastAsia="zh-Hans"/>
        </w:rPr>
        <w:t>条，其中</w:t>
      </w:r>
      <w:r>
        <w:rPr>
          <w:rFonts w:hint="default"/>
          <w:sz w:val="21"/>
          <w:szCs w:val="21"/>
          <w:lang w:eastAsia="zh-Hans"/>
        </w:rPr>
        <w:t>23</w:t>
      </w:r>
      <w:r>
        <w:rPr>
          <w:rFonts w:hint="eastAsia"/>
          <w:sz w:val="21"/>
          <w:szCs w:val="21"/>
          <w:lang w:val="en-US" w:eastAsia="zh-Hans"/>
        </w:rPr>
        <w:t>条已首刷，</w:t>
      </w:r>
      <w:r>
        <w:rPr>
          <w:rFonts w:hint="default"/>
          <w:sz w:val="21"/>
          <w:szCs w:val="21"/>
          <w:lang w:eastAsia="zh-Hans"/>
        </w:rPr>
        <w:t>7</w:t>
      </w:r>
      <w:r>
        <w:rPr>
          <w:rFonts w:hint="eastAsia"/>
          <w:sz w:val="21"/>
          <w:szCs w:val="21"/>
          <w:lang w:val="en-US" w:eastAsia="zh-Hans"/>
        </w:rPr>
        <w:t>条未首刷，产生收益</w:t>
      </w:r>
      <w:r>
        <w:rPr>
          <w:rFonts w:hint="default"/>
          <w:sz w:val="21"/>
          <w:szCs w:val="21"/>
          <w:lang w:eastAsia="zh-Hans"/>
        </w:rPr>
        <w:t>2695</w:t>
      </w:r>
      <w:r>
        <w:rPr>
          <w:rFonts w:hint="eastAsia"/>
          <w:sz w:val="21"/>
          <w:szCs w:val="21"/>
          <w:lang w:eastAsia="zh-Hans"/>
        </w:rPr>
        <w:t>。</w:t>
      </w:r>
    </w:p>
    <w:p>
      <w:pPr>
        <w:numPr>
          <w:ilvl w:val="0"/>
          <w:numId w:val="0"/>
        </w:numPr>
        <w:ind w:left="720" w:leftChars="0" w:firstLine="720" w:firstLineChars="0"/>
        <w:outlineLvl w:val="9"/>
        <w:rPr>
          <w:rFonts w:hint="eastAsia"/>
          <w:sz w:val="21"/>
          <w:szCs w:val="21"/>
          <w:lang w:eastAsia="zh-Hans"/>
        </w:rPr>
      </w:pPr>
      <w:r>
        <w:rPr>
          <w:rFonts w:hint="eastAsia"/>
          <w:sz w:val="21"/>
          <w:szCs w:val="21"/>
          <w:lang w:val="en-US" w:eastAsia="zh-Hans"/>
        </w:rPr>
        <w:t>第二次：发送量</w:t>
      </w:r>
      <w:r>
        <w:rPr>
          <w:rFonts w:hint="default"/>
          <w:sz w:val="21"/>
          <w:szCs w:val="21"/>
          <w:lang w:eastAsia="zh-Hans"/>
        </w:rPr>
        <w:t>50021</w:t>
      </w:r>
      <w:r>
        <w:rPr>
          <w:rFonts w:hint="eastAsia"/>
          <w:sz w:val="21"/>
          <w:szCs w:val="21"/>
          <w:lang w:eastAsia="zh-Hans"/>
        </w:rPr>
        <w:t>，</w:t>
      </w:r>
      <w:r>
        <w:rPr>
          <w:rFonts w:hint="eastAsia"/>
          <w:sz w:val="21"/>
          <w:szCs w:val="21"/>
          <w:lang w:val="en-US" w:eastAsia="zh-Hans"/>
        </w:rPr>
        <w:t>产生订单</w:t>
      </w:r>
      <w:r>
        <w:rPr>
          <w:rFonts w:hint="default"/>
          <w:sz w:val="21"/>
          <w:szCs w:val="21"/>
          <w:lang w:eastAsia="zh-Hans"/>
        </w:rPr>
        <w:t>3657</w:t>
      </w:r>
      <w:r>
        <w:rPr>
          <w:rFonts w:hint="eastAsia"/>
          <w:sz w:val="21"/>
          <w:szCs w:val="21"/>
          <w:lang w:eastAsia="zh-Hans"/>
        </w:rPr>
        <w:t>，</w:t>
      </w:r>
      <w:r>
        <w:rPr>
          <w:rFonts w:hint="eastAsia"/>
          <w:sz w:val="21"/>
          <w:szCs w:val="21"/>
          <w:lang w:val="en-US" w:eastAsia="zh-Hans"/>
        </w:rPr>
        <w:t>客户经营收益达标订单</w:t>
      </w:r>
      <w:r>
        <w:rPr>
          <w:rFonts w:hint="default"/>
          <w:sz w:val="21"/>
          <w:szCs w:val="21"/>
          <w:lang w:eastAsia="zh-Hans"/>
        </w:rPr>
        <w:t>71</w:t>
      </w:r>
      <w:r>
        <w:rPr>
          <w:rFonts w:hint="eastAsia"/>
          <w:sz w:val="21"/>
          <w:szCs w:val="21"/>
          <w:lang w:val="en-US" w:eastAsia="zh-Hans"/>
        </w:rPr>
        <w:t>条，其中</w:t>
      </w:r>
      <w:r>
        <w:rPr>
          <w:rFonts w:hint="default"/>
          <w:sz w:val="21"/>
          <w:szCs w:val="21"/>
          <w:lang w:eastAsia="zh-Hans"/>
        </w:rPr>
        <w:t>19</w:t>
      </w:r>
      <w:r>
        <w:rPr>
          <w:rFonts w:hint="eastAsia"/>
          <w:sz w:val="21"/>
          <w:szCs w:val="21"/>
          <w:lang w:val="en-US" w:eastAsia="zh-Hans"/>
        </w:rPr>
        <w:t>已终审，</w:t>
      </w:r>
      <w:r>
        <w:rPr>
          <w:rFonts w:hint="default"/>
          <w:sz w:val="21"/>
          <w:szCs w:val="21"/>
          <w:lang w:eastAsia="zh-Hans"/>
        </w:rPr>
        <w:t>52</w:t>
      </w:r>
      <w:r>
        <w:rPr>
          <w:rFonts w:hint="eastAsia"/>
          <w:sz w:val="21"/>
          <w:szCs w:val="21"/>
          <w:lang w:val="en-US" w:eastAsia="zh-Hans"/>
        </w:rPr>
        <w:t>条未终审，产生收益</w:t>
      </w:r>
      <w:r>
        <w:rPr>
          <w:rFonts w:hint="default"/>
          <w:sz w:val="21"/>
          <w:szCs w:val="21"/>
          <w:lang w:eastAsia="zh-Hans"/>
        </w:rPr>
        <w:t>4145</w:t>
      </w:r>
      <w:r>
        <w:rPr>
          <w:rFonts w:hint="eastAsia"/>
          <w:sz w:val="21"/>
          <w:szCs w:val="21"/>
          <w:lang w:eastAsia="zh-Hans"/>
        </w:rPr>
        <w:t>。</w:t>
      </w:r>
    </w:p>
    <w:p>
      <w:pPr>
        <w:numPr>
          <w:ilvl w:val="0"/>
          <w:numId w:val="0"/>
        </w:numPr>
        <w:ind w:left="720" w:leftChars="0" w:firstLine="720" w:firstLineChars="0"/>
        <w:outlineLvl w:val="9"/>
        <w:rPr>
          <w:rFonts w:hint="eastAsia"/>
          <w:sz w:val="21"/>
          <w:szCs w:val="21"/>
          <w:lang w:val="en-US" w:eastAsia="zh-Hans"/>
        </w:rPr>
      </w:pPr>
      <w:r>
        <w:rPr>
          <w:rFonts w:hint="eastAsia"/>
          <w:sz w:val="21"/>
          <w:szCs w:val="21"/>
          <w:lang w:val="en-US" w:eastAsia="zh-Hans"/>
        </w:rPr>
        <w:t>发送</w:t>
      </w:r>
      <w:r>
        <w:rPr>
          <w:rFonts w:hint="default"/>
          <w:sz w:val="21"/>
          <w:szCs w:val="21"/>
          <w:lang w:eastAsia="zh-Hans"/>
        </w:rPr>
        <w:t>/</w:t>
      </w:r>
      <w:r>
        <w:rPr>
          <w:rFonts w:hint="eastAsia"/>
          <w:sz w:val="21"/>
          <w:szCs w:val="21"/>
          <w:lang w:val="en-US" w:eastAsia="zh-Hans"/>
        </w:rPr>
        <w:t>订单转化率</w:t>
      </w:r>
      <w:r>
        <w:rPr>
          <w:rFonts w:hint="default"/>
          <w:sz w:val="21"/>
          <w:szCs w:val="21"/>
          <w:lang w:eastAsia="zh-Hans"/>
        </w:rPr>
        <w:t>7.3%</w:t>
      </w:r>
      <w:r>
        <w:rPr>
          <w:rFonts w:hint="eastAsia"/>
          <w:sz w:val="21"/>
          <w:szCs w:val="21"/>
          <w:lang w:eastAsia="zh-Hans"/>
        </w:rPr>
        <w:t>，</w:t>
      </w:r>
      <w:r>
        <w:rPr>
          <w:rFonts w:hint="eastAsia"/>
          <w:sz w:val="21"/>
          <w:szCs w:val="21"/>
          <w:lang w:val="en-US" w:eastAsia="zh-Hans"/>
        </w:rPr>
        <w:t>发送</w:t>
      </w:r>
      <w:r>
        <w:rPr>
          <w:rFonts w:hint="default"/>
          <w:sz w:val="21"/>
          <w:szCs w:val="21"/>
          <w:lang w:eastAsia="zh-Hans"/>
        </w:rPr>
        <w:t>/</w:t>
      </w:r>
      <w:r>
        <w:rPr>
          <w:rFonts w:hint="eastAsia"/>
          <w:sz w:val="21"/>
          <w:szCs w:val="21"/>
          <w:lang w:val="en-US" w:eastAsia="zh-Hans"/>
        </w:rPr>
        <w:t>达标转化率</w:t>
      </w:r>
      <w:r>
        <w:rPr>
          <w:rFonts w:hint="default"/>
          <w:sz w:val="21"/>
          <w:szCs w:val="21"/>
          <w:lang w:eastAsia="zh-Hans"/>
        </w:rPr>
        <w:t>0.01%</w:t>
      </w:r>
      <w:r>
        <w:rPr>
          <w:rFonts w:hint="eastAsia"/>
          <w:sz w:val="21"/>
          <w:szCs w:val="21"/>
          <w:lang w:eastAsia="zh-Hans"/>
        </w:rPr>
        <w:t>，</w:t>
      </w:r>
      <w:r>
        <w:rPr>
          <w:rFonts w:hint="eastAsia"/>
          <w:sz w:val="21"/>
          <w:szCs w:val="21"/>
          <w:lang w:val="en-US" w:eastAsia="zh-Hans"/>
        </w:rPr>
        <w:t>分析主要原因为全局发送，与大多数用户关联性针对性不强，导致即使打开产生了订单，也有大量的非新户订单，最终转化率过低，急需完善该部分功能，为办卡数、利润助力。</w:t>
      </w:r>
    </w:p>
    <w:p>
      <w:pPr>
        <w:numPr>
          <w:ilvl w:val="0"/>
          <w:numId w:val="4"/>
        </w:numPr>
        <w:outlineLvl w:val="0"/>
        <w:rPr>
          <w:rFonts w:hint="eastAsia"/>
          <w:sz w:val="28"/>
          <w:szCs w:val="28"/>
          <w:lang w:val="en-US" w:eastAsia="zh-Hans"/>
        </w:rPr>
      </w:pPr>
      <w:r>
        <w:rPr>
          <w:rFonts w:hint="eastAsia"/>
          <w:sz w:val="28"/>
          <w:szCs w:val="28"/>
          <w:lang w:val="en-US" w:eastAsia="zh-Hans"/>
        </w:rPr>
        <w:t>需求范围</w:t>
      </w:r>
    </w:p>
    <w:p>
      <w:pPr>
        <w:numPr>
          <w:ilvl w:val="0"/>
          <w:numId w:val="5"/>
        </w:numPr>
        <w:ind w:firstLine="720" w:firstLineChars="0"/>
        <w:outlineLvl w:val="9"/>
        <w:rPr>
          <w:rFonts w:hint="eastAsia"/>
          <w:sz w:val="21"/>
          <w:szCs w:val="21"/>
          <w:lang w:val="en-US" w:eastAsia="zh-Hans"/>
        </w:rPr>
      </w:pPr>
      <w:r>
        <w:rPr>
          <w:rFonts w:hint="eastAsia"/>
          <w:sz w:val="21"/>
          <w:szCs w:val="21"/>
          <w:lang w:val="en-US" w:eastAsia="zh-Hans"/>
        </w:rPr>
        <w:t>趣伴卡控台</w:t>
      </w:r>
    </w:p>
    <w:p>
      <w:pPr>
        <w:numPr>
          <w:ilvl w:val="0"/>
          <w:numId w:val="5"/>
        </w:numPr>
        <w:ind w:firstLine="720" w:firstLineChars="0"/>
        <w:outlineLvl w:val="9"/>
        <w:rPr>
          <w:rFonts w:hint="eastAsia"/>
          <w:sz w:val="21"/>
          <w:szCs w:val="21"/>
          <w:lang w:eastAsia="zh-Hans"/>
        </w:rPr>
      </w:pPr>
      <w:r>
        <w:rPr>
          <w:rFonts w:hint="eastAsia"/>
          <w:sz w:val="21"/>
          <w:szCs w:val="21"/>
          <w:lang w:val="en-US" w:eastAsia="zh-Hans"/>
        </w:rPr>
        <w:t>公众号对接</w:t>
      </w:r>
    </w:p>
    <w:p>
      <w:pPr>
        <w:pStyle w:val="40"/>
        <w:keepNext/>
        <w:numPr>
          <w:ilvl w:val="0"/>
          <w:numId w:val="6"/>
        </w:numPr>
        <w:outlineLvl w:val="0"/>
        <w:rPr>
          <w:rFonts w:hint="eastAsia"/>
          <w:lang w:val="en-US" w:eastAsia="zh-Hans"/>
        </w:rPr>
      </w:pPr>
      <w:r>
        <w:rPr>
          <w:rFonts w:hint="eastAsia"/>
          <w:lang w:val="en-US" w:eastAsia="zh-Hans"/>
        </w:rPr>
        <w:t>需求内容：</w:t>
      </w:r>
    </w:p>
    <w:p>
      <w:pPr>
        <w:pStyle w:val="40"/>
        <w:keepNext/>
        <w:numPr>
          <w:ilvl w:val="0"/>
          <w:numId w:val="7"/>
        </w:numPr>
        <w:ind w:firstLine="720" w:firstLineChars="0"/>
        <w:outlineLvl w:val="1"/>
        <w:rPr>
          <w:rFonts w:hint="default" w:ascii="Times New Roman Bold" w:hAnsi="Times New Roman Bold" w:cs="Times New Roman Bold"/>
          <w:b/>
          <w:bCs w:val="0"/>
          <w:sz w:val="28"/>
          <w:szCs w:val="24"/>
          <w:lang w:eastAsia="zh-Hans"/>
        </w:rPr>
      </w:pPr>
      <w:r>
        <w:rPr>
          <w:rFonts w:hint="default" w:ascii="Times New Roman Bold" w:hAnsi="Times New Roman Bold" w:cs="Times New Roman Bold"/>
          <w:b/>
          <w:bCs w:val="0"/>
          <w:sz w:val="28"/>
          <w:szCs w:val="24"/>
          <w:lang w:val="en-US" w:eastAsia="zh-Hans"/>
        </w:rPr>
        <w:t>模板消息管理</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在客户管理菜单项下新增二级菜单：模板配置管理、模板消息管理</w:t>
      </w:r>
    </w:p>
    <w:p>
      <w:pPr>
        <w:pStyle w:val="40"/>
        <w:keepNext/>
        <w:ind w:firstLine="720" w:firstLineChars="0"/>
        <w:outlineLvl w:val="2"/>
        <w:rPr>
          <w:sz w:val="24"/>
          <w:szCs w:val="22"/>
        </w:rPr>
      </w:pPr>
      <w:r>
        <w:rPr>
          <w:sz w:val="24"/>
          <w:szCs w:val="22"/>
        </w:rPr>
        <w:t>1.1控台-模板配置管理</w:t>
      </w:r>
    </w:p>
    <w:p>
      <w:pPr>
        <w:pStyle w:val="40"/>
        <w:keepNext/>
        <w:ind w:left="626" w:leftChars="348" w:firstLine="525" w:firstLineChars="250"/>
        <w:outlineLvl w:val="9"/>
        <w:rPr>
          <w:rFonts w:hint="eastAsia"/>
          <w:sz w:val="21"/>
          <w:szCs w:val="20"/>
          <w:lang w:val="en-US" w:eastAsia="zh-Hans"/>
        </w:rPr>
      </w:pPr>
      <w:r>
        <w:rPr>
          <w:rFonts w:hint="eastAsia"/>
          <w:sz w:val="21"/>
          <w:szCs w:val="20"/>
          <w:lang w:val="en-US" w:eastAsia="zh-Hans"/>
        </w:rPr>
        <w:t>添加</w:t>
      </w:r>
      <w:r>
        <w:rPr>
          <w:rFonts w:hint="default"/>
          <w:sz w:val="21"/>
          <w:szCs w:val="20"/>
          <w:lang w:eastAsia="zh-Hans"/>
        </w:rPr>
        <w:t xml:space="preserve">                                                                                 </w:t>
      </w:r>
      <w:r>
        <w:rPr>
          <w:rFonts w:hint="eastAsia"/>
          <w:sz w:val="21"/>
          <w:szCs w:val="20"/>
          <w:lang w:val="en-US" w:eastAsia="zh-Hans"/>
        </w:rPr>
        <w:t>修改</w:t>
      </w:r>
    </w:p>
    <w:p>
      <w:pPr>
        <w:pStyle w:val="40"/>
        <w:keepNext/>
        <w:outlineLvl w:val="9"/>
      </w:pPr>
      <w:r>
        <w:drawing>
          <wp:inline distT="0" distB="0" distL="114300" distR="114300">
            <wp:extent cx="6851015" cy="418782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851015" cy="4187825"/>
                    </a:xfrm>
                    <a:prstGeom prst="rect">
                      <a:avLst/>
                    </a:prstGeom>
                    <a:noFill/>
                    <a:ln>
                      <a:noFill/>
                    </a:ln>
                  </pic:spPr>
                </pic:pic>
              </a:graphicData>
            </a:graphic>
          </wp:inline>
        </w:drawing>
      </w:r>
    </w:p>
    <w:p>
      <w:pPr>
        <w:pStyle w:val="40"/>
        <w:keepNext/>
        <w:numPr>
          <w:ilvl w:val="0"/>
          <w:numId w:val="0"/>
        </w:numPr>
        <w:ind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1</w:t>
      </w:r>
      <w:r>
        <w:rPr>
          <w:rFonts w:hint="eastAsia"/>
          <w:b w:val="0"/>
          <w:bCs/>
          <w:sz w:val="21"/>
          <w:szCs w:val="20"/>
          <w:lang w:val="en-US" w:eastAsia="zh-Hans"/>
        </w:rPr>
        <w:t>】添加内容解释</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1</w:t>
      </w:r>
      <w:r>
        <w:rPr>
          <w:rFonts w:hint="eastAsia"/>
          <w:b w:val="0"/>
          <w:bCs/>
          <w:sz w:val="21"/>
          <w:szCs w:val="20"/>
          <w:lang w:val="en-US" w:eastAsia="zh-Hans"/>
        </w:rPr>
        <w:t>）配置名称，用于后台工作人员区分配置的内容，不可重复</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2</w:t>
      </w:r>
      <w:r>
        <w:rPr>
          <w:rFonts w:hint="eastAsia"/>
          <w:b w:val="0"/>
          <w:bCs/>
          <w:sz w:val="21"/>
          <w:szCs w:val="20"/>
          <w:lang w:val="en-US" w:eastAsia="zh-Hans"/>
        </w:rPr>
        <w:t>）用户筛选规则类型，四选一，单选</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新用户，指创建用户后从未产生过订单的用户，输入框可定义关注后的小时数</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沉默用户，指产生过订单后的用户，输入框可定义沉默的时间，当用户产生完订单，同时满足未收到其他模板消息（发送失败视为未收到）、又未产生新订单的时间后，即符合当前配置</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有订单用户，指产生过订单后的用户，下拉框可选择订单的状态，订单达到对应状态后，即符合当前配置</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枚举值：审核中，核卡审核通过，核卡审核失败，激活成功，激活失败，首刷</w:t>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全部用户，顾名思义所有用户都符合，输入框定义距离当前配置生效时，X小时以内收到过模版消息的用户除外。</w:t>
      </w:r>
    </w:p>
    <w:p>
      <w:pPr>
        <w:pStyle w:val="40"/>
        <w:keepNext/>
        <w:numPr>
          <w:ilvl w:val="0"/>
          <w:numId w:val="0"/>
        </w:numPr>
        <w:ind w:left="720" w:leftChars="0" w:firstLine="720" w:firstLineChars="0"/>
        <w:outlineLvl w:val="9"/>
        <w:rPr>
          <w:ins w:id="0" w:author="风过之痕" w:date="2022-05-30T12:03:56Z"/>
          <w:rFonts w:hint="eastAsia"/>
          <w:b w:val="0"/>
          <w:bCs/>
          <w:sz w:val="21"/>
          <w:szCs w:val="20"/>
          <w:lang w:val="en-US" w:eastAsia="zh-Hans"/>
        </w:rPr>
      </w:pPr>
      <w:r>
        <w:rPr>
          <w:rFonts w:hint="eastAsia"/>
          <w:b w:val="0"/>
          <w:bCs/>
          <w:sz w:val="21"/>
          <w:szCs w:val="20"/>
          <w:lang w:val="en-US" w:eastAsia="zh-Hans"/>
        </w:rPr>
        <w:t>可复选项：开启单用户仅</w:t>
      </w:r>
      <w:r>
        <w:rPr>
          <w:rFonts w:hint="default"/>
          <w:b w:val="0"/>
          <w:bCs/>
          <w:sz w:val="21"/>
          <w:szCs w:val="20"/>
          <w:lang w:eastAsia="zh-Hans"/>
        </w:rPr>
        <w:t>1</w:t>
      </w:r>
      <w:r>
        <w:rPr>
          <w:rFonts w:hint="eastAsia"/>
          <w:b w:val="0"/>
          <w:bCs/>
          <w:sz w:val="21"/>
          <w:szCs w:val="20"/>
          <w:lang w:val="en-US" w:eastAsia="zh-Hans"/>
        </w:rPr>
        <w:t>次限制，开启限制的，一条规则对一个用户只产生一条模板消息，未开启的，一个用户多次达到标准可产生多条模板消息；除已产生订单用户规则外，通常都会开启此选项，已产生用户订单规则不开启，可实现每个订单对应状态都发送消息的效果。</w:t>
      </w:r>
    </w:p>
    <w:p>
      <w:pPr>
        <w:pStyle w:val="40"/>
        <w:keepNext/>
        <w:numPr>
          <w:ilvl w:val="0"/>
          <w:numId w:val="0"/>
        </w:numPr>
        <w:ind w:left="720" w:leftChars="0" w:firstLine="720" w:firstLineChars="0"/>
        <w:outlineLvl w:val="9"/>
        <w:rPr>
          <w:rFonts w:hint="default"/>
          <w:b w:val="0"/>
          <w:bCs/>
          <w:sz w:val="21"/>
          <w:szCs w:val="20"/>
          <w:lang w:val="en-US" w:eastAsia="zh-Hans"/>
        </w:rPr>
      </w:pPr>
      <w:ins w:id="1" w:author="风过之痕" w:date="2022-05-30T12:04:01Z">
        <w:r>
          <w:rPr>
            <w:rFonts w:hint="eastAsia"/>
            <w:b w:val="0"/>
            <w:bCs/>
            <w:sz w:val="21"/>
            <w:szCs w:val="20"/>
            <w:lang w:val="en-US" w:eastAsia="zh-Hans"/>
          </w:rPr>
          <w:t>复选框</w:t>
        </w:r>
      </w:ins>
      <w:ins w:id="2" w:author="风过之痕" w:date="2022-05-30T12:06:05Z">
        <w:r>
          <w:rPr>
            <w:rFonts w:hint="eastAsia"/>
            <w:b w:val="0"/>
            <w:bCs/>
            <w:sz w:val="21"/>
            <w:szCs w:val="20"/>
            <w:lang w:val="en-US" w:eastAsia="zh-Hans"/>
          </w:rPr>
          <w:t>为禁用</w:t>
        </w:r>
      </w:ins>
      <w:ins w:id="3" w:author="风过之痕" w:date="2022-05-30T12:06:07Z">
        <w:r>
          <w:rPr>
            <w:rFonts w:hint="eastAsia"/>
            <w:b w:val="0"/>
            <w:bCs/>
            <w:sz w:val="21"/>
            <w:szCs w:val="20"/>
            <w:lang w:val="en-US" w:eastAsia="zh-Hans"/>
          </w:rPr>
          <w:t>状态</w:t>
        </w:r>
      </w:ins>
      <w:ins w:id="4" w:author="风过之痕" w:date="2022-05-30T12:04:02Z">
        <w:r>
          <w:rPr>
            <w:rFonts w:hint="eastAsia"/>
            <w:b w:val="0"/>
            <w:bCs/>
            <w:sz w:val="21"/>
            <w:szCs w:val="20"/>
            <w:lang w:val="en-US" w:eastAsia="zh-Hans"/>
          </w:rPr>
          <w:t>，</w:t>
        </w:r>
      </w:ins>
      <w:ins w:id="5" w:author="风过之痕" w:date="2022-05-30T12:04:08Z">
        <w:r>
          <w:rPr>
            <w:rFonts w:hint="eastAsia"/>
            <w:b w:val="0"/>
            <w:bCs/>
            <w:sz w:val="21"/>
            <w:szCs w:val="20"/>
            <w:lang w:val="en-US" w:eastAsia="zh-Hans"/>
          </w:rPr>
          <w:t>新用户、</w:t>
        </w:r>
      </w:ins>
      <w:ins w:id="6" w:author="风过之痕" w:date="2022-05-30T12:04:20Z">
        <w:r>
          <w:rPr>
            <w:rFonts w:hint="eastAsia"/>
            <w:b w:val="0"/>
            <w:bCs/>
            <w:sz w:val="21"/>
            <w:szCs w:val="20"/>
            <w:lang w:val="en-US" w:eastAsia="zh-Hans"/>
          </w:rPr>
          <w:t>沉默用户</w:t>
        </w:r>
      </w:ins>
      <w:ins w:id="7" w:author="风过之痕" w:date="2022-05-30T12:04:21Z">
        <w:r>
          <w:rPr>
            <w:rFonts w:hint="eastAsia"/>
            <w:b w:val="0"/>
            <w:bCs/>
            <w:sz w:val="21"/>
            <w:szCs w:val="20"/>
            <w:lang w:val="en-US" w:eastAsia="zh-Hans"/>
          </w:rPr>
          <w:t>、</w:t>
        </w:r>
      </w:ins>
      <w:ins w:id="8" w:author="风过之痕" w:date="2022-05-30T12:05:30Z">
        <w:r>
          <w:rPr>
            <w:rFonts w:hint="eastAsia"/>
            <w:b w:val="0"/>
            <w:bCs/>
            <w:sz w:val="21"/>
            <w:szCs w:val="20"/>
            <w:lang w:val="en-US" w:eastAsia="zh-Hans"/>
          </w:rPr>
          <w:t>全部用户</w:t>
        </w:r>
      </w:ins>
      <w:ins w:id="9" w:author="风过之痕" w:date="2022-05-30T12:05:32Z">
        <w:r>
          <w:rPr>
            <w:rFonts w:hint="eastAsia"/>
            <w:b w:val="0"/>
            <w:bCs/>
            <w:sz w:val="21"/>
            <w:szCs w:val="20"/>
            <w:lang w:val="en-US" w:eastAsia="zh-Hans"/>
          </w:rPr>
          <w:t>三种</w:t>
        </w:r>
      </w:ins>
      <w:ins w:id="10" w:author="风过之痕" w:date="2022-05-30T12:05:33Z">
        <w:r>
          <w:rPr>
            <w:rFonts w:hint="eastAsia"/>
            <w:b w:val="0"/>
            <w:bCs/>
            <w:sz w:val="21"/>
            <w:szCs w:val="20"/>
            <w:lang w:val="en-US" w:eastAsia="zh-Hans"/>
          </w:rPr>
          <w:t>类型勾选</w:t>
        </w:r>
      </w:ins>
      <w:ins w:id="11" w:author="风过之痕" w:date="2022-05-30T12:05:34Z">
        <w:r>
          <w:rPr>
            <w:rFonts w:hint="eastAsia"/>
            <w:b w:val="0"/>
            <w:bCs/>
            <w:sz w:val="21"/>
            <w:szCs w:val="20"/>
            <w:lang w:val="en-US" w:eastAsia="zh-Hans"/>
          </w:rPr>
          <w:t>时</w:t>
        </w:r>
      </w:ins>
      <w:ins w:id="12" w:author="风过之痕" w:date="2022-05-30T12:05:35Z">
        <w:r>
          <w:rPr>
            <w:rFonts w:hint="eastAsia"/>
            <w:b w:val="0"/>
            <w:bCs/>
            <w:sz w:val="21"/>
            <w:szCs w:val="20"/>
            <w:lang w:val="en-US" w:eastAsia="zh-Hans"/>
          </w:rPr>
          <w:t>，</w:t>
        </w:r>
      </w:ins>
      <w:ins w:id="13" w:author="风过之痕" w:date="2022-05-30T12:05:39Z">
        <w:r>
          <w:rPr>
            <w:rFonts w:hint="eastAsia"/>
            <w:b w:val="0"/>
            <w:bCs/>
            <w:sz w:val="21"/>
            <w:szCs w:val="20"/>
            <w:lang w:val="en-US" w:eastAsia="zh-Hans"/>
          </w:rPr>
          <w:t>自动</w:t>
        </w:r>
      </w:ins>
      <w:ins w:id="14" w:author="风过之痕" w:date="2022-05-30T12:05:41Z">
        <w:r>
          <w:rPr>
            <w:rFonts w:hint="eastAsia"/>
            <w:b w:val="0"/>
            <w:bCs/>
            <w:sz w:val="21"/>
            <w:szCs w:val="20"/>
            <w:lang w:val="en-US" w:eastAsia="zh-Hans"/>
          </w:rPr>
          <w:t>勾选</w:t>
        </w:r>
      </w:ins>
      <w:ins w:id="15" w:author="风过之痕" w:date="2022-05-30T12:05:42Z">
        <w:r>
          <w:rPr>
            <w:rFonts w:hint="eastAsia"/>
            <w:b w:val="0"/>
            <w:bCs/>
            <w:sz w:val="21"/>
            <w:szCs w:val="20"/>
            <w:lang w:val="en-US" w:eastAsia="zh-Hans"/>
          </w:rPr>
          <w:t>；</w:t>
        </w:r>
      </w:ins>
      <w:ins w:id="16" w:author="风过之痕" w:date="2022-05-30T12:05:43Z">
        <w:r>
          <w:rPr>
            <w:rFonts w:hint="eastAsia"/>
            <w:b w:val="0"/>
            <w:bCs/>
            <w:sz w:val="21"/>
            <w:szCs w:val="20"/>
            <w:lang w:val="en-US" w:eastAsia="zh-Hans"/>
          </w:rPr>
          <w:t>对于</w:t>
        </w:r>
      </w:ins>
      <w:ins w:id="17" w:author="风过之痕" w:date="2022-05-30T12:05:47Z">
        <w:r>
          <w:rPr>
            <w:rFonts w:hint="eastAsia"/>
            <w:b w:val="0"/>
            <w:bCs/>
            <w:sz w:val="21"/>
            <w:szCs w:val="20"/>
            <w:lang w:val="en-US" w:eastAsia="zh-Hans"/>
          </w:rPr>
          <w:t>有订单</w:t>
        </w:r>
      </w:ins>
      <w:ins w:id="18" w:author="风过之痕" w:date="2022-05-30T12:05:48Z">
        <w:r>
          <w:rPr>
            <w:rFonts w:hint="eastAsia"/>
            <w:b w:val="0"/>
            <w:bCs/>
            <w:sz w:val="21"/>
            <w:szCs w:val="20"/>
            <w:lang w:val="en-US" w:eastAsia="zh-Hans"/>
          </w:rPr>
          <w:t>用户</w:t>
        </w:r>
      </w:ins>
      <w:ins w:id="19" w:author="风过之痕" w:date="2022-05-30T12:05:53Z">
        <w:r>
          <w:rPr>
            <w:rFonts w:hint="eastAsia"/>
            <w:b w:val="0"/>
            <w:bCs/>
            <w:sz w:val="21"/>
            <w:szCs w:val="20"/>
            <w:lang w:val="en-US" w:eastAsia="zh-Hans"/>
          </w:rPr>
          <w:t>去掉</w:t>
        </w:r>
      </w:ins>
      <w:ins w:id="20" w:author="风过之痕" w:date="2022-05-30T12:05:54Z">
        <w:r>
          <w:rPr>
            <w:rFonts w:hint="eastAsia"/>
            <w:b w:val="0"/>
            <w:bCs/>
            <w:sz w:val="21"/>
            <w:szCs w:val="20"/>
            <w:lang w:val="en-US" w:eastAsia="zh-Hans"/>
          </w:rPr>
          <w:t>勾选</w:t>
        </w:r>
      </w:ins>
    </w:p>
    <w:p>
      <w:pPr>
        <w:pStyle w:val="40"/>
        <w:keepNext/>
        <w:numPr>
          <w:ilvl w:val="0"/>
          <w:numId w:val="0"/>
        </w:numPr>
        <w:ind w:left="720" w:leftChars="0" w:firstLine="720" w:firstLineChars="0"/>
        <w:outlineLvl w:val="9"/>
        <w:rPr>
          <w:rFonts w:hint="eastAsia"/>
          <w:b w:val="0"/>
          <w:bCs/>
          <w:sz w:val="21"/>
          <w:szCs w:val="20"/>
          <w:lang w:val="en-US" w:eastAsia="zh-Hans"/>
        </w:rPr>
      </w:pPr>
      <w:r>
        <w:rPr>
          <w:rFonts w:hint="default"/>
          <w:b w:val="0"/>
          <w:bCs/>
          <w:sz w:val="21"/>
          <w:szCs w:val="20"/>
          <w:lang w:eastAsia="zh-Hans"/>
        </w:rPr>
        <w:t>(3)</w:t>
      </w:r>
      <w:r>
        <w:rPr>
          <w:rFonts w:hint="eastAsia"/>
          <w:b w:val="0"/>
          <w:bCs/>
          <w:sz w:val="21"/>
          <w:szCs w:val="20"/>
          <w:lang w:val="en-US" w:eastAsia="zh-Hans"/>
        </w:rPr>
        <w:t>配置跳转地址</w:t>
      </w:r>
    </w:p>
    <w:p>
      <w:pPr>
        <w:pStyle w:val="40"/>
        <w:keepNext/>
        <w:numPr>
          <w:ilvl w:val="0"/>
          <w:numId w:val="0"/>
        </w:numPr>
        <w:ind w:left="2280" w:leftChars="0"/>
        <w:outlineLvl w:val="9"/>
        <w:rPr>
          <w:rFonts w:hint="eastAsia"/>
          <w:b w:val="0"/>
          <w:bCs/>
          <w:sz w:val="21"/>
          <w:szCs w:val="20"/>
          <w:lang w:val="en-US" w:eastAsia="zh-Hans"/>
        </w:rPr>
      </w:pPr>
      <w:r>
        <w:rPr>
          <w:rFonts w:hint="default"/>
          <w:b w:val="0"/>
          <w:bCs/>
          <w:sz w:val="21"/>
          <w:szCs w:val="20"/>
          <w:lang w:eastAsia="zh-Hans"/>
        </w:rPr>
        <w:t>&lt;1&gt;</w:t>
      </w:r>
      <w:r>
        <w:rPr>
          <w:rFonts w:hint="eastAsia"/>
          <w:b w:val="0"/>
          <w:bCs/>
          <w:sz w:val="21"/>
          <w:szCs w:val="20"/>
          <w:lang w:val="en-US" w:eastAsia="zh-Hans"/>
        </w:rPr>
        <w:t>配置灵活地址，根据已有订单银行，推送对应链接，三种选择：</w:t>
      </w:r>
    </w:p>
    <w:p>
      <w:pPr>
        <w:pStyle w:val="40"/>
        <w:keepNext/>
        <w:numPr>
          <w:ilvl w:val="0"/>
          <w:numId w:val="0"/>
        </w:numPr>
        <w:ind w:left="2280" w:leftChars="0"/>
        <w:outlineLvl w:val="9"/>
        <w:rPr>
          <w:rFonts w:hint="eastAsia"/>
          <w:b w:val="0"/>
          <w:bCs/>
          <w:sz w:val="21"/>
          <w:szCs w:val="20"/>
          <w:lang w:val="en-US" w:eastAsia="zh-Hans"/>
        </w:rPr>
      </w:pPr>
      <w:r>
        <w:rPr>
          <w:rFonts w:hint="eastAsia"/>
          <w:b w:val="0"/>
          <w:bCs/>
          <w:sz w:val="21"/>
          <w:szCs w:val="20"/>
          <w:lang w:val="en-US" w:eastAsia="zh-Hans"/>
        </w:rPr>
        <w:t>原有订单相同卡（若卡种下架则发相同银行排序最前的卡种，若银行下架则不发送）</w:t>
      </w:r>
    </w:p>
    <w:p>
      <w:pPr>
        <w:pStyle w:val="40"/>
        <w:keepNext/>
        <w:numPr>
          <w:ilvl w:val="0"/>
          <w:numId w:val="0"/>
        </w:numPr>
        <w:ind w:left="2280" w:leftChars="0"/>
        <w:outlineLvl w:val="9"/>
        <w:rPr>
          <w:rFonts w:hint="eastAsia"/>
          <w:b w:val="0"/>
          <w:bCs/>
          <w:sz w:val="21"/>
          <w:szCs w:val="20"/>
          <w:lang w:val="en-US" w:eastAsia="zh-Hans"/>
        </w:rPr>
      </w:pPr>
      <w:ins w:id="21" w:author="风过之痕" w:date="2022-05-30T12:09:16Z">
        <w:r>
          <w:rPr>
            <w:rFonts w:hint="eastAsia"/>
            <w:b w:val="0"/>
            <w:bCs/>
            <w:sz w:val="21"/>
            <w:szCs w:val="20"/>
            <w:lang w:val="en-US" w:eastAsia="zh-Hans"/>
          </w:rPr>
          <w:t>原有订单银行排序下一个银行，排序最前的卡种</w:t>
        </w:r>
      </w:ins>
      <w:del w:id="22" w:author="风过之痕" w:date="2022-05-30T12:09:16Z">
        <w:r>
          <w:rPr>
            <w:rFonts w:hint="eastAsia"/>
            <w:b w:val="0"/>
            <w:bCs/>
            <w:sz w:val="21"/>
            <w:szCs w:val="20"/>
            <w:lang w:val="en-US" w:eastAsia="zh-Hans"/>
          </w:rPr>
          <w:delText>原有订单银行排序下一个银行卡种排序最前的卡种</w:delText>
        </w:r>
      </w:del>
      <w:r>
        <w:rPr>
          <w:rFonts w:hint="eastAsia"/>
          <w:b w:val="0"/>
          <w:bCs/>
          <w:sz w:val="21"/>
          <w:szCs w:val="20"/>
          <w:lang w:val="en-US" w:eastAsia="zh-Hans"/>
        </w:rPr>
        <w:t>（</w:t>
      </w:r>
      <w:ins w:id="23" w:author="风过之痕" w:date="2022-05-30T12:09:36Z">
        <w:r>
          <w:rPr>
            <w:rFonts w:hint="eastAsia"/>
            <w:b w:val="0"/>
            <w:bCs/>
            <w:sz w:val="21"/>
            <w:szCs w:val="20"/>
            <w:lang w:val="en-US" w:eastAsia="zh-Hans"/>
          </w:rPr>
          <w:t>若</w:t>
        </w:r>
      </w:ins>
      <w:del w:id="24" w:author="风过之痕" w:date="2022-05-30T12:09:41Z">
        <w:r>
          <w:rPr>
            <w:rFonts w:hint="default"/>
            <w:b w:val="0"/>
            <w:bCs/>
            <w:sz w:val="21"/>
            <w:szCs w:val="20"/>
            <w:lang w:val="en-US" w:eastAsia="zh-Hans"/>
          </w:rPr>
          <w:delText>排除用户已核卡的银行</w:delText>
        </w:r>
      </w:del>
      <w:ins w:id="25" w:author="风过之痕" w:date="2022-05-30T12:09:42Z">
        <w:r>
          <w:rPr>
            <w:rFonts w:hint="eastAsia"/>
            <w:b w:val="0"/>
            <w:bCs/>
            <w:sz w:val="21"/>
            <w:szCs w:val="20"/>
            <w:lang w:val="en-US" w:eastAsia="zh-Hans"/>
          </w:rPr>
          <w:t>对应</w:t>
        </w:r>
      </w:ins>
      <w:ins w:id="26" w:author="风过之痕" w:date="2022-05-30T12:09:43Z">
        <w:r>
          <w:rPr>
            <w:rFonts w:hint="eastAsia"/>
            <w:b w:val="0"/>
            <w:bCs/>
            <w:sz w:val="21"/>
            <w:szCs w:val="20"/>
            <w:lang w:val="en-US" w:eastAsia="zh-Hans"/>
          </w:rPr>
          <w:t>银行</w:t>
        </w:r>
      </w:ins>
      <w:ins w:id="27" w:author="风过之痕" w:date="2022-05-30T12:09:44Z">
        <w:r>
          <w:rPr>
            <w:rFonts w:hint="eastAsia"/>
            <w:b w:val="0"/>
            <w:bCs/>
            <w:sz w:val="21"/>
            <w:szCs w:val="20"/>
            <w:lang w:val="en-US" w:eastAsia="zh-Hans"/>
          </w:rPr>
          <w:t>用户</w:t>
        </w:r>
      </w:ins>
      <w:ins w:id="28" w:author="风过之痕" w:date="2022-05-30T12:09:45Z">
        <w:r>
          <w:rPr>
            <w:rFonts w:hint="eastAsia"/>
            <w:b w:val="0"/>
            <w:bCs/>
            <w:sz w:val="21"/>
            <w:szCs w:val="20"/>
            <w:lang w:val="en-US" w:eastAsia="zh-Hans"/>
          </w:rPr>
          <w:t>已核卡</w:t>
        </w:r>
      </w:ins>
      <w:r>
        <w:rPr>
          <w:rFonts w:hint="eastAsia"/>
          <w:b w:val="0"/>
          <w:bCs/>
          <w:sz w:val="21"/>
          <w:szCs w:val="20"/>
          <w:lang w:val="en-US" w:eastAsia="zh-Hans"/>
        </w:rPr>
        <w:t>，</w:t>
      </w:r>
      <w:del w:id="29" w:author="风过之痕" w:date="2022-05-30T12:09:50Z">
        <w:r>
          <w:rPr>
            <w:rFonts w:hint="default"/>
            <w:b w:val="0"/>
            <w:bCs/>
            <w:sz w:val="21"/>
            <w:szCs w:val="20"/>
            <w:lang w:val="en-US" w:eastAsia="zh-Hans"/>
          </w:rPr>
          <w:delText>若</w:delText>
        </w:r>
      </w:del>
      <w:ins w:id="30" w:author="风过之痕" w:date="2022-05-30T12:09:51Z">
        <w:r>
          <w:rPr>
            <w:rFonts w:hint="eastAsia"/>
            <w:b w:val="0"/>
            <w:bCs/>
            <w:sz w:val="21"/>
            <w:szCs w:val="20"/>
            <w:lang w:val="en-US" w:eastAsia="zh-Hans"/>
          </w:rPr>
          <w:t>或</w:t>
        </w:r>
      </w:ins>
      <w:r>
        <w:rPr>
          <w:rFonts w:hint="eastAsia"/>
          <w:b w:val="0"/>
          <w:bCs/>
          <w:sz w:val="21"/>
          <w:szCs w:val="20"/>
          <w:lang w:val="en-US" w:eastAsia="zh-Hans"/>
        </w:rPr>
        <w:t>原订单银行排序最末，则不发送）</w:t>
      </w:r>
    </w:p>
    <w:p>
      <w:pPr>
        <w:pStyle w:val="40"/>
        <w:keepNext/>
        <w:numPr>
          <w:ilvl w:val="0"/>
          <w:numId w:val="0"/>
        </w:numPr>
        <w:ind w:left="2280" w:leftChars="0"/>
        <w:outlineLvl w:val="9"/>
        <w:rPr>
          <w:rFonts w:hint="eastAsia"/>
          <w:b w:val="0"/>
          <w:bCs/>
          <w:sz w:val="21"/>
          <w:szCs w:val="20"/>
          <w:lang w:val="en-US" w:eastAsia="zh-Hans"/>
        </w:rPr>
      </w:pPr>
      <w:ins w:id="31" w:author="风过之痕" w:date="2022-05-30T12:10:18Z">
        <w:r>
          <w:rPr>
            <w:rFonts w:hint="eastAsia"/>
            <w:b w:val="0"/>
            <w:bCs/>
            <w:sz w:val="21"/>
            <w:szCs w:val="20"/>
            <w:lang w:val="en-US" w:eastAsia="zh-Hans"/>
          </w:rPr>
          <w:t>原有订单银行序号上一个银行，排序为最前的卡种</w:t>
        </w:r>
      </w:ins>
      <w:del w:id="32" w:author="风过之痕" w:date="2022-05-30T12:10:18Z">
        <w:r>
          <w:rPr>
            <w:rFonts w:hint="eastAsia"/>
            <w:b w:val="0"/>
            <w:bCs/>
            <w:sz w:val="21"/>
            <w:szCs w:val="20"/>
            <w:lang w:val="en-US" w:eastAsia="zh-Hans"/>
          </w:rPr>
          <w:delText>原有订单银行序号上一个银行卡种排序为最前的卡种</w:delText>
        </w:r>
      </w:del>
      <w:r>
        <w:rPr>
          <w:rFonts w:hint="eastAsia"/>
          <w:b w:val="0"/>
          <w:bCs/>
          <w:sz w:val="21"/>
          <w:szCs w:val="20"/>
          <w:lang w:val="en-US" w:eastAsia="zh-Hans"/>
        </w:rPr>
        <w:t>（</w:t>
      </w:r>
      <w:ins w:id="33" w:author="风过之痕" w:date="2022-05-30T12:09:59Z">
        <w:r>
          <w:rPr>
            <w:rFonts w:hint="eastAsia"/>
            <w:b w:val="0"/>
            <w:bCs/>
            <w:sz w:val="21"/>
            <w:szCs w:val="20"/>
            <w:lang w:val="en-US" w:eastAsia="zh-Hans"/>
          </w:rPr>
          <w:t>若对应银行用户已核卡，或</w:t>
        </w:r>
      </w:ins>
      <w:del w:id="34" w:author="风过之痕" w:date="2022-05-30T12:09:59Z">
        <w:r>
          <w:rPr>
            <w:rFonts w:hint="eastAsia"/>
            <w:b w:val="0"/>
            <w:bCs/>
            <w:sz w:val="21"/>
            <w:szCs w:val="20"/>
            <w:lang w:val="en-US" w:eastAsia="zh-Hans"/>
          </w:rPr>
          <w:delText>排除用户已核卡的银行，若</w:delText>
        </w:r>
      </w:del>
      <w:r>
        <w:rPr>
          <w:rFonts w:hint="eastAsia"/>
          <w:b w:val="0"/>
          <w:bCs/>
          <w:sz w:val="21"/>
          <w:szCs w:val="20"/>
          <w:lang w:val="en-US" w:eastAsia="zh-Hans"/>
        </w:rPr>
        <w:t>原订单银行</w:t>
      </w:r>
      <w:del w:id="35" w:author="风过之痕" w:date="2022-05-30T12:10:05Z">
        <w:r>
          <w:rPr>
            <w:rFonts w:hint="default"/>
            <w:b w:val="0"/>
            <w:bCs/>
            <w:sz w:val="21"/>
            <w:szCs w:val="20"/>
            <w:lang w:val="en-US" w:eastAsia="zh-Hans"/>
          </w:rPr>
          <w:delText>序号为1</w:delText>
        </w:r>
      </w:del>
      <w:ins w:id="36" w:author="风过之痕" w:date="2022-05-30T12:10:05Z">
        <w:r>
          <w:rPr>
            <w:rFonts w:hint="eastAsia"/>
            <w:b w:val="0"/>
            <w:bCs/>
            <w:sz w:val="21"/>
            <w:szCs w:val="20"/>
            <w:lang w:val="en-US" w:eastAsia="zh-Hans"/>
          </w:rPr>
          <w:t>排序</w:t>
        </w:r>
      </w:ins>
      <w:ins w:id="37" w:author="风过之痕" w:date="2022-05-30T12:10:07Z">
        <w:r>
          <w:rPr>
            <w:rFonts w:hint="eastAsia"/>
            <w:b w:val="0"/>
            <w:bCs/>
            <w:sz w:val="21"/>
            <w:szCs w:val="20"/>
            <w:lang w:val="en-US" w:eastAsia="zh-Hans"/>
          </w:rPr>
          <w:t>最前</w:t>
        </w:r>
      </w:ins>
      <w:r>
        <w:rPr>
          <w:rFonts w:hint="eastAsia"/>
          <w:b w:val="0"/>
          <w:bCs/>
          <w:sz w:val="21"/>
          <w:szCs w:val="20"/>
          <w:lang w:val="en-US" w:eastAsia="zh-Hans"/>
        </w:rPr>
        <w:t>，则不发送）</w:t>
      </w:r>
    </w:p>
    <w:p>
      <w:pPr>
        <w:pStyle w:val="40"/>
        <w:keepNext/>
        <w:numPr>
          <w:ilvl w:val="0"/>
          <w:numId w:val="0"/>
        </w:numPr>
        <w:ind w:left="2280" w:leftChars="0"/>
        <w:outlineLvl w:val="9"/>
        <w:rPr>
          <w:ins w:id="38" w:author="风过之痕" w:date="2022-05-30T12:06:17Z"/>
          <w:rFonts w:hint="eastAsia"/>
          <w:b w:val="0"/>
          <w:bCs/>
          <w:sz w:val="21"/>
          <w:szCs w:val="20"/>
          <w:lang w:val="en-US" w:eastAsia="zh-Hans"/>
        </w:rPr>
      </w:pPr>
      <w:r>
        <w:rPr>
          <w:rFonts w:hint="default"/>
          <w:b w:val="0"/>
          <w:bCs/>
          <w:sz w:val="21"/>
          <w:szCs w:val="20"/>
          <w:lang w:eastAsia="zh-Hans"/>
        </w:rPr>
        <w:t>&lt;2&gt;</w:t>
      </w:r>
      <w:r>
        <w:rPr>
          <w:rFonts w:hint="eastAsia"/>
          <w:b w:val="0"/>
          <w:bCs/>
          <w:sz w:val="21"/>
          <w:szCs w:val="20"/>
          <w:lang w:val="en-US" w:eastAsia="zh-Hans"/>
        </w:rPr>
        <w:t>配置固定地址：跳转至输入框中的url地址</w:t>
      </w:r>
    </w:p>
    <w:p>
      <w:pPr>
        <w:pStyle w:val="40"/>
        <w:keepNext/>
        <w:numPr>
          <w:ilvl w:val="0"/>
          <w:numId w:val="0"/>
        </w:numPr>
        <w:ind w:left="2280" w:leftChars="0"/>
        <w:outlineLvl w:val="9"/>
        <w:rPr>
          <w:ins w:id="39" w:author="风过之痕" w:date="2022-05-30T12:06:33Z"/>
          <w:rFonts w:hint="eastAsia"/>
          <w:b w:val="0"/>
          <w:bCs/>
          <w:sz w:val="21"/>
          <w:szCs w:val="20"/>
          <w:lang w:val="en-US" w:eastAsia="zh-Hans"/>
        </w:rPr>
      </w:pPr>
      <w:ins w:id="40" w:author="风过之痕" w:date="2022-05-30T12:06:25Z">
        <w:r>
          <w:rPr>
            <w:rFonts w:hint="eastAsia"/>
            <w:b w:val="0"/>
            <w:bCs/>
            <w:sz w:val="21"/>
            <w:szCs w:val="20"/>
            <w:lang w:val="en-US" w:eastAsia="zh-Hans"/>
          </w:rPr>
          <w:t>新用户、沉默用户、全部用户三种类型</w:t>
        </w:r>
      </w:ins>
      <w:ins w:id="41" w:author="风过之痕" w:date="2022-05-30T12:06:28Z">
        <w:r>
          <w:rPr>
            <w:rFonts w:hint="eastAsia"/>
            <w:b w:val="0"/>
            <w:bCs/>
            <w:sz w:val="21"/>
            <w:szCs w:val="20"/>
            <w:lang w:val="en-US" w:eastAsia="zh-Hans"/>
          </w:rPr>
          <w:t>仅</w:t>
        </w:r>
      </w:ins>
      <w:ins w:id="42" w:author="风过之痕" w:date="2022-05-30T12:06:29Z">
        <w:r>
          <w:rPr>
            <w:rFonts w:hint="eastAsia"/>
            <w:b w:val="0"/>
            <w:bCs/>
            <w:sz w:val="21"/>
            <w:szCs w:val="20"/>
            <w:lang w:val="en-US" w:eastAsia="zh-Hans"/>
          </w:rPr>
          <w:t>允许选择</w:t>
        </w:r>
      </w:ins>
      <w:ins w:id="43" w:author="风过之痕" w:date="2022-05-30T12:06:30Z">
        <w:r>
          <w:rPr>
            <w:rFonts w:hint="eastAsia"/>
            <w:b w:val="0"/>
            <w:bCs/>
            <w:sz w:val="21"/>
            <w:szCs w:val="20"/>
            <w:lang w:val="en-US" w:eastAsia="zh-Hans"/>
          </w:rPr>
          <w:t>配置</w:t>
        </w:r>
      </w:ins>
      <w:ins w:id="44" w:author="风过之痕" w:date="2022-05-30T12:06:32Z">
        <w:r>
          <w:rPr>
            <w:rFonts w:hint="eastAsia"/>
            <w:b w:val="0"/>
            <w:bCs/>
            <w:sz w:val="21"/>
            <w:szCs w:val="20"/>
            <w:lang w:val="en-US" w:eastAsia="zh-Hans"/>
          </w:rPr>
          <w:t>固定地址</w:t>
        </w:r>
      </w:ins>
      <w:ins w:id="45" w:author="风过之痕" w:date="2022-05-30T12:11:15Z">
        <w:r>
          <w:rPr>
            <w:rFonts w:hint="eastAsia"/>
            <w:b w:val="0"/>
            <w:bCs/>
            <w:sz w:val="21"/>
            <w:szCs w:val="20"/>
            <w:lang w:val="en-US" w:eastAsia="zh-Hans"/>
          </w:rPr>
          <w:t>。</w:t>
        </w:r>
      </w:ins>
    </w:p>
    <w:p>
      <w:pPr>
        <w:pStyle w:val="40"/>
        <w:keepNext/>
        <w:numPr>
          <w:ilvl w:val="0"/>
          <w:numId w:val="0"/>
        </w:numPr>
        <w:ind w:left="2280" w:leftChars="0"/>
        <w:outlineLvl w:val="9"/>
        <w:rPr>
          <w:rFonts w:hint="default"/>
          <w:b w:val="0"/>
          <w:bCs/>
          <w:sz w:val="21"/>
          <w:szCs w:val="20"/>
          <w:lang w:val="en-US" w:eastAsia="zh-Hans"/>
        </w:rPr>
      </w:pPr>
      <w:ins w:id="46" w:author="风过之痕" w:date="2022-05-30T12:06:36Z">
        <w:r>
          <w:rPr>
            <w:rFonts w:hint="eastAsia"/>
            <w:b w:val="0"/>
            <w:bCs/>
            <w:sz w:val="21"/>
            <w:szCs w:val="20"/>
            <w:lang w:val="en-US" w:eastAsia="zh-Hans"/>
          </w:rPr>
          <w:t>有订单</w:t>
        </w:r>
      </w:ins>
      <w:ins w:id="47" w:author="风过之痕" w:date="2022-05-30T12:06:37Z">
        <w:r>
          <w:rPr>
            <w:rFonts w:hint="eastAsia"/>
            <w:b w:val="0"/>
            <w:bCs/>
            <w:sz w:val="21"/>
            <w:szCs w:val="20"/>
            <w:lang w:val="en-US" w:eastAsia="zh-Hans"/>
          </w:rPr>
          <w:t>用户</w:t>
        </w:r>
      </w:ins>
      <w:ins w:id="48" w:author="风过之痕" w:date="2022-05-30T12:06:43Z">
        <w:r>
          <w:rPr>
            <w:rFonts w:hint="eastAsia"/>
            <w:b w:val="0"/>
            <w:bCs/>
            <w:sz w:val="21"/>
            <w:szCs w:val="20"/>
            <w:lang w:val="en-US" w:eastAsia="zh-Hans"/>
          </w:rPr>
          <w:t>类型</w:t>
        </w:r>
      </w:ins>
      <w:ins w:id="49" w:author="风过之痕" w:date="2022-05-30T12:06:44Z">
        <w:r>
          <w:rPr>
            <w:rFonts w:hint="eastAsia"/>
            <w:b w:val="0"/>
            <w:bCs/>
            <w:sz w:val="21"/>
            <w:szCs w:val="20"/>
            <w:lang w:val="en-US" w:eastAsia="zh-Hans"/>
          </w:rPr>
          <w:t>规则</w:t>
        </w:r>
      </w:ins>
      <w:ins w:id="50" w:author="风过之痕" w:date="2022-05-30T12:06:48Z">
        <w:r>
          <w:rPr>
            <w:rFonts w:hint="eastAsia"/>
            <w:b w:val="0"/>
            <w:bCs/>
            <w:sz w:val="21"/>
            <w:szCs w:val="20"/>
            <w:lang w:val="en-US" w:eastAsia="zh-Hans"/>
          </w:rPr>
          <w:t>允许</w:t>
        </w:r>
      </w:ins>
      <w:ins w:id="51" w:author="风过之痕" w:date="2022-05-30T12:06:52Z">
        <w:r>
          <w:rPr>
            <w:rFonts w:hint="eastAsia"/>
            <w:b w:val="0"/>
            <w:bCs/>
            <w:sz w:val="21"/>
            <w:szCs w:val="20"/>
            <w:lang w:val="en-US" w:eastAsia="zh-Hans"/>
          </w:rPr>
          <w:t>选择</w:t>
        </w:r>
      </w:ins>
      <w:ins w:id="52" w:author="风过之痕" w:date="2022-05-30T12:06:54Z">
        <w:r>
          <w:rPr>
            <w:rFonts w:hint="eastAsia"/>
            <w:b w:val="0"/>
            <w:bCs/>
            <w:sz w:val="21"/>
            <w:szCs w:val="20"/>
            <w:lang w:val="en-US" w:eastAsia="zh-Hans"/>
          </w:rPr>
          <w:t>灵活地址</w:t>
        </w:r>
      </w:ins>
      <w:ins w:id="53" w:author="风过之痕" w:date="2022-05-30T12:11:17Z">
        <w:r>
          <w:rPr>
            <w:rFonts w:hint="eastAsia"/>
            <w:b w:val="0"/>
            <w:bCs/>
            <w:sz w:val="21"/>
            <w:szCs w:val="20"/>
            <w:lang w:val="en-US" w:eastAsia="zh-Hans"/>
          </w:rPr>
          <w:t>。</w:t>
        </w:r>
      </w:ins>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4</w:t>
      </w:r>
      <w:r>
        <w:rPr>
          <w:rFonts w:hint="eastAsia"/>
          <w:b w:val="0"/>
          <w:bCs/>
          <w:sz w:val="21"/>
          <w:szCs w:val="20"/>
          <w:lang w:val="en-US" w:eastAsia="zh-Hans"/>
        </w:rPr>
        <w:t>）下拉选择模板名称并配置模板文案</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z w:val="21"/>
          <w:szCs w:val="20"/>
          <w:lang w:eastAsia="zh-Hans"/>
        </w:rPr>
        <w:t>&lt;1&gt;</w:t>
      </w:r>
      <w:r>
        <w:rPr>
          <w:rFonts w:hint="eastAsia"/>
          <w:b w:val="0"/>
          <w:bCs/>
          <w:sz w:val="21"/>
          <w:szCs w:val="20"/>
          <w:lang w:val="en-US" w:eastAsia="zh-Hans"/>
        </w:rPr>
        <w:t>模板为微信公众号后台已审核通过的模板，须从公众号平台同步</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z w:val="21"/>
          <w:szCs w:val="20"/>
          <w:lang w:eastAsia="zh-Hans"/>
        </w:rPr>
        <w:t>&lt;2&gt;</w:t>
      </w:r>
      <w:r>
        <w:rPr>
          <w:rFonts w:hint="eastAsia"/>
          <w:b w:val="0"/>
          <w:bCs/>
          <w:sz w:val="21"/>
          <w:szCs w:val="20"/>
          <w:lang w:val="en-US" w:eastAsia="zh-Hans"/>
        </w:rPr>
        <w:t>配置副标题、模板消息对应的文字、备注字段</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z w:val="21"/>
          <w:szCs w:val="20"/>
          <w:lang w:eastAsia="zh-Hans"/>
        </w:rPr>
        <w:t>&lt;3&gt;</w:t>
      </w:r>
      <w:r>
        <w:rPr>
          <w:rFonts w:hint="eastAsia"/>
          <w:b w:val="0"/>
          <w:bCs/>
          <w:sz w:val="21"/>
          <w:szCs w:val="20"/>
          <w:lang w:val="en-US" w:eastAsia="zh-Hans"/>
        </w:rPr>
        <w:t>文字中可引用动态文字：</w:t>
      </w:r>
    </w:p>
    <w:p>
      <w:pPr>
        <w:pStyle w:val="40"/>
        <w:keepNext/>
        <w:numPr>
          <w:ilvl w:val="0"/>
          <w:numId w:val="0"/>
        </w:numPr>
        <w:ind w:left="2160" w:leftChars="0" w:firstLine="720" w:firstLineChars="0"/>
        <w:outlineLvl w:val="9"/>
        <w:rPr>
          <w:rFonts w:hint="eastAsia"/>
          <w:b w:val="0"/>
          <w:bCs/>
          <w:sz w:val="21"/>
          <w:szCs w:val="20"/>
          <w:lang w:val="en-US" w:eastAsia="zh-Hans"/>
        </w:rPr>
      </w:pPr>
      <w:r>
        <w:rPr>
          <w:rFonts w:hint="eastAsia"/>
          <w:b w:val="0"/>
          <w:bCs/>
          <w:sz w:val="21"/>
          <w:szCs w:val="20"/>
          <w:lang w:val="en-US" w:eastAsia="zh-Hans"/>
        </w:rPr>
        <w:t>可使用{银行名称}，{卡片名称}，{申请日期}来带入原订单中的相关文字</w:t>
      </w:r>
    </w:p>
    <w:p>
      <w:pPr>
        <w:pStyle w:val="40"/>
        <w:keepNext/>
        <w:numPr>
          <w:ilvl w:val="0"/>
          <w:numId w:val="0"/>
        </w:numPr>
        <w:ind w:left="2160" w:leftChars="0" w:firstLine="720" w:firstLineChars="0"/>
        <w:outlineLvl w:val="9"/>
        <w:rPr>
          <w:ins w:id="54" w:author="风过之痕" w:date="2022-05-30T12:10:30Z"/>
          <w:rFonts w:hint="eastAsia"/>
          <w:b w:val="0"/>
          <w:bCs/>
          <w:sz w:val="21"/>
          <w:szCs w:val="20"/>
          <w:lang w:val="en-US" w:eastAsia="zh-Hans"/>
        </w:rPr>
      </w:pPr>
      <w:r>
        <w:rPr>
          <w:rFonts w:hint="eastAsia"/>
          <w:b w:val="0"/>
          <w:bCs/>
          <w:sz w:val="21"/>
          <w:szCs w:val="20"/>
          <w:lang w:val="en-US" w:eastAsia="zh-Hans"/>
        </w:rPr>
        <w:t>或使用{新银行名称}，{新卡片名称}来带入灵活配置卡种的相关文字</w:t>
      </w:r>
    </w:p>
    <w:p>
      <w:pPr>
        <w:pStyle w:val="40"/>
        <w:keepNext/>
        <w:numPr>
          <w:ilvl w:val="0"/>
          <w:numId w:val="0"/>
        </w:numPr>
        <w:ind w:left="720" w:leftChars="0" w:firstLine="720" w:firstLineChars="0"/>
        <w:outlineLvl w:val="9"/>
        <w:rPr>
          <w:rFonts w:hint="default"/>
          <w:b w:val="0"/>
          <w:bCs/>
          <w:sz w:val="21"/>
          <w:szCs w:val="20"/>
          <w:lang w:val="en-US" w:eastAsia="zh-Hans"/>
        </w:rPr>
        <w:pPrChange w:id="55" w:author="风过之痕" w:date="2022-05-30T12:10:33Z">
          <w:pPr>
            <w:pStyle w:val="40"/>
            <w:keepNext/>
            <w:numPr>
              <w:ilvl w:val="0"/>
              <w:numId w:val="0"/>
            </w:numPr>
            <w:ind w:left="2160" w:leftChars="0" w:firstLine="720" w:firstLineChars="0"/>
            <w:outlineLvl w:val="9"/>
          </w:pPr>
        </w:pPrChange>
      </w:pPr>
      <w:ins w:id="56" w:author="风过之痕" w:date="2022-05-30T12:10:36Z">
        <w:r>
          <w:rPr>
            <w:rFonts w:hint="eastAsia"/>
            <w:b w:val="0"/>
            <w:bCs/>
            <w:sz w:val="21"/>
            <w:szCs w:val="20"/>
            <w:lang w:val="en-US" w:eastAsia="zh-Hans"/>
          </w:rPr>
          <w:t>注</w:t>
        </w:r>
      </w:ins>
      <w:ins w:id="57" w:author="风过之痕" w:date="2022-05-30T12:10:37Z">
        <w:r>
          <w:rPr>
            <w:rFonts w:hint="eastAsia"/>
            <w:b w:val="0"/>
            <w:bCs/>
            <w:sz w:val="21"/>
            <w:szCs w:val="20"/>
            <w:lang w:val="en-US" w:eastAsia="zh-Hans"/>
          </w:rPr>
          <w:t>：</w:t>
        </w:r>
      </w:ins>
      <w:ins w:id="58" w:author="风过之痕" w:date="2022-05-30T12:10:38Z">
        <w:r>
          <w:rPr>
            <w:rFonts w:hint="eastAsia"/>
            <w:b w:val="0"/>
            <w:bCs/>
            <w:sz w:val="21"/>
            <w:szCs w:val="20"/>
            <w:lang w:val="en-US" w:eastAsia="zh-Hans"/>
          </w:rPr>
          <w:t>如果</w:t>
        </w:r>
      </w:ins>
      <w:ins w:id="59" w:author="风过之痕" w:date="2022-05-30T12:10:44Z">
        <w:r>
          <w:rPr>
            <w:rFonts w:hint="eastAsia"/>
            <w:b w:val="0"/>
            <w:bCs/>
            <w:sz w:val="21"/>
            <w:szCs w:val="20"/>
            <w:lang w:val="en-US" w:eastAsia="zh-Hans"/>
          </w:rPr>
          <w:t>配置</w:t>
        </w:r>
      </w:ins>
      <w:ins w:id="60" w:author="风过之痕" w:date="2022-05-30T12:10:50Z">
        <w:r>
          <w:rPr>
            <w:rFonts w:hint="eastAsia"/>
            <w:b w:val="0"/>
            <w:bCs/>
            <w:sz w:val="21"/>
            <w:szCs w:val="20"/>
            <w:lang w:val="en-US" w:eastAsia="zh-Hans"/>
          </w:rPr>
          <w:t>的</w:t>
        </w:r>
      </w:ins>
      <w:ins w:id="61" w:author="风过之痕" w:date="2022-05-30T12:10:52Z">
        <w:r>
          <w:rPr>
            <w:rFonts w:hint="eastAsia"/>
            <w:b w:val="0"/>
            <w:bCs/>
            <w:sz w:val="21"/>
            <w:szCs w:val="20"/>
            <w:lang w:val="en-US" w:eastAsia="zh-Hans"/>
          </w:rPr>
          <w:t>动态文字</w:t>
        </w:r>
      </w:ins>
      <w:ins w:id="62" w:author="风过之痕" w:date="2022-05-30T12:10:53Z">
        <w:r>
          <w:rPr>
            <w:rFonts w:hint="eastAsia"/>
            <w:b w:val="0"/>
            <w:bCs/>
            <w:sz w:val="21"/>
            <w:szCs w:val="20"/>
            <w:lang w:val="en-US" w:eastAsia="zh-Hans"/>
          </w:rPr>
          <w:t>找不到</w:t>
        </w:r>
      </w:ins>
      <w:ins w:id="63" w:author="风过之痕" w:date="2022-05-30T12:10:54Z">
        <w:r>
          <w:rPr>
            <w:rFonts w:hint="eastAsia"/>
            <w:b w:val="0"/>
            <w:bCs/>
            <w:sz w:val="21"/>
            <w:szCs w:val="20"/>
            <w:lang w:val="en-US" w:eastAsia="zh-Hans"/>
          </w:rPr>
          <w:t>对应</w:t>
        </w:r>
      </w:ins>
      <w:ins w:id="64" w:author="风过之痕" w:date="2022-05-30T12:10:56Z">
        <w:r>
          <w:rPr>
            <w:rFonts w:hint="eastAsia"/>
            <w:b w:val="0"/>
            <w:bCs/>
            <w:sz w:val="21"/>
            <w:szCs w:val="20"/>
            <w:lang w:val="en-US" w:eastAsia="zh-Hans"/>
          </w:rPr>
          <w:t>订单</w:t>
        </w:r>
      </w:ins>
      <w:ins w:id="65" w:author="风过之痕" w:date="2022-05-30T12:10:57Z">
        <w:r>
          <w:rPr>
            <w:rFonts w:hint="eastAsia"/>
            <w:b w:val="0"/>
            <w:bCs/>
            <w:sz w:val="21"/>
            <w:szCs w:val="20"/>
            <w:lang w:val="en-US" w:eastAsia="zh-Hans"/>
          </w:rPr>
          <w:t>或</w:t>
        </w:r>
      </w:ins>
      <w:ins w:id="66" w:author="风过之痕" w:date="2022-05-30T12:11:00Z">
        <w:r>
          <w:rPr>
            <w:rFonts w:hint="eastAsia"/>
            <w:b w:val="0"/>
            <w:bCs/>
            <w:sz w:val="21"/>
            <w:szCs w:val="20"/>
            <w:lang w:val="en-US" w:eastAsia="zh-Hans"/>
          </w:rPr>
          <w:t>灵活</w:t>
        </w:r>
      </w:ins>
      <w:ins w:id="67" w:author="风过之痕" w:date="2022-05-30T12:11:01Z">
        <w:r>
          <w:rPr>
            <w:rFonts w:hint="eastAsia"/>
            <w:b w:val="0"/>
            <w:bCs/>
            <w:sz w:val="21"/>
            <w:szCs w:val="20"/>
            <w:lang w:val="en-US" w:eastAsia="zh-Hans"/>
          </w:rPr>
          <w:t>链接</w:t>
        </w:r>
      </w:ins>
      <w:ins w:id="68" w:author="风过之痕" w:date="2022-05-30T12:11:02Z">
        <w:r>
          <w:rPr>
            <w:rFonts w:hint="eastAsia"/>
            <w:b w:val="0"/>
            <w:bCs/>
            <w:sz w:val="21"/>
            <w:szCs w:val="20"/>
            <w:lang w:val="en-US" w:eastAsia="zh-Hans"/>
          </w:rPr>
          <w:t>配置，</w:t>
        </w:r>
      </w:ins>
      <w:ins w:id="69" w:author="风过之痕" w:date="2022-05-30T12:11:03Z">
        <w:r>
          <w:rPr>
            <w:rFonts w:hint="eastAsia"/>
            <w:b w:val="0"/>
            <w:bCs/>
            <w:sz w:val="21"/>
            <w:szCs w:val="20"/>
            <w:lang w:val="en-US" w:eastAsia="zh-Hans"/>
          </w:rPr>
          <w:t>则</w:t>
        </w:r>
      </w:ins>
      <w:ins w:id="70" w:author="风过之痕" w:date="2022-05-30T12:11:04Z">
        <w:r>
          <w:rPr>
            <w:rFonts w:hint="eastAsia"/>
            <w:b w:val="0"/>
            <w:bCs/>
            <w:sz w:val="21"/>
            <w:szCs w:val="20"/>
            <w:lang w:val="en-US" w:eastAsia="zh-Hans"/>
          </w:rPr>
          <w:t>该</w:t>
        </w:r>
      </w:ins>
      <w:ins w:id="71" w:author="风过之痕" w:date="2022-05-30T12:11:05Z">
        <w:r>
          <w:rPr>
            <w:rFonts w:hint="eastAsia"/>
            <w:b w:val="0"/>
            <w:bCs/>
            <w:sz w:val="21"/>
            <w:szCs w:val="20"/>
            <w:lang w:val="en-US" w:eastAsia="zh-Hans"/>
          </w:rPr>
          <w:t>消息</w:t>
        </w:r>
      </w:ins>
      <w:ins w:id="72" w:author="风过之痕" w:date="2022-05-30T12:11:07Z">
        <w:r>
          <w:rPr>
            <w:rFonts w:hint="eastAsia"/>
            <w:b w:val="0"/>
            <w:bCs/>
            <w:sz w:val="21"/>
            <w:szCs w:val="20"/>
            <w:lang w:val="en-US" w:eastAsia="zh-Hans"/>
          </w:rPr>
          <w:t>不生成</w:t>
        </w:r>
      </w:ins>
      <w:ins w:id="73" w:author="风过之痕" w:date="2022-05-30T12:11:08Z">
        <w:r>
          <w:rPr>
            <w:rFonts w:hint="eastAsia"/>
            <w:b w:val="0"/>
            <w:bCs/>
            <w:sz w:val="21"/>
            <w:szCs w:val="20"/>
            <w:lang w:val="en-US" w:eastAsia="zh-Hans"/>
          </w:rPr>
          <w:t>。</w:t>
        </w:r>
      </w:ins>
    </w:p>
    <w:p>
      <w:pPr>
        <w:pStyle w:val="40"/>
        <w:keepNext/>
        <w:ind w:firstLine="720" w:firstLineChars="0"/>
        <w:outlineLvl w:val="9"/>
        <w:rPr>
          <w:rFonts w:hint="eastAsia"/>
          <w:sz w:val="21"/>
          <w:szCs w:val="20"/>
          <w:lang w:val="en-US" w:eastAsia="zh-Hans"/>
        </w:rPr>
      </w:pPr>
      <w:r>
        <w:rPr>
          <w:rFonts w:hint="eastAsia"/>
          <w:sz w:val="21"/>
          <w:szCs w:val="20"/>
          <w:lang w:val="en-US" w:eastAsia="zh-Hans"/>
        </w:rPr>
        <w:t>【</w:t>
      </w:r>
      <w:r>
        <w:rPr>
          <w:rFonts w:hint="default"/>
          <w:sz w:val="21"/>
          <w:szCs w:val="20"/>
          <w:lang w:eastAsia="zh-Hans"/>
        </w:rPr>
        <w:t>2</w:t>
      </w:r>
      <w:r>
        <w:rPr>
          <w:rFonts w:hint="eastAsia"/>
          <w:sz w:val="21"/>
          <w:szCs w:val="20"/>
          <w:lang w:val="en-US" w:eastAsia="zh-Hans"/>
        </w:rPr>
        <w:t>】控台</w:t>
      </w:r>
      <w:r>
        <w:rPr>
          <w:rFonts w:hint="default"/>
          <w:sz w:val="21"/>
          <w:szCs w:val="20"/>
          <w:lang w:eastAsia="zh-Hans"/>
        </w:rPr>
        <w:t>-</w:t>
      </w:r>
      <w:r>
        <w:rPr>
          <w:rFonts w:hint="eastAsia"/>
          <w:sz w:val="21"/>
          <w:szCs w:val="20"/>
          <w:lang w:val="en-US" w:eastAsia="zh-Hans"/>
        </w:rPr>
        <w:t>查询</w:t>
      </w:r>
    </w:p>
    <w:p>
      <w:pPr>
        <w:pStyle w:val="40"/>
        <w:keepNext/>
        <w:outlineLvl w:val="9"/>
      </w:pPr>
      <w:r>
        <w:drawing>
          <wp:inline distT="0" distB="0" distL="114300" distR="114300">
            <wp:extent cx="6846570" cy="3274695"/>
            <wp:effectExtent l="0" t="0" r="1143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6846570" cy="3274695"/>
                    </a:xfrm>
                    <a:prstGeom prst="rect">
                      <a:avLst/>
                    </a:prstGeom>
                    <a:noFill/>
                    <a:ln w="9525">
                      <a:noFill/>
                    </a:ln>
                  </pic:spPr>
                </pic:pic>
              </a:graphicData>
            </a:graphic>
          </wp:inline>
        </w:drawing>
      </w:r>
    </w:p>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1</w:t>
      </w:r>
      <w:r>
        <w:rPr>
          <w:rFonts w:hint="eastAsia"/>
          <w:b w:val="0"/>
          <w:bCs/>
          <w:sz w:val="21"/>
          <w:szCs w:val="20"/>
          <w:lang w:val="en-US" w:eastAsia="zh-Hans"/>
        </w:rPr>
        <w:t>）查询字段：</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4"/>
        <w:gridCol w:w="8912"/>
      </w:tblGrid>
      <w:tr>
        <w:tc>
          <w:tcPr>
            <w:tcW w:w="2104"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配置状态</w:t>
            </w:r>
          </w:p>
        </w:tc>
        <w:tc>
          <w:tcPr>
            <w:tcW w:w="8912"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启用，禁用</w:t>
            </w:r>
          </w:p>
        </w:tc>
      </w:tr>
      <w:tr>
        <w:tc>
          <w:tcPr>
            <w:tcW w:w="2104"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配置名称</w:t>
            </w:r>
          </w:p>
        </w:tc>
        <w:tc>
          <w:tcPr>
            <w:tcW w:w="8912"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输入模糊搜索</w:t>
            </w:r>
          </w:p>
        </w:tc>
      </w:tr>
      <w:tr>
        <w:tc>
          <w:tcPr>
            <w:tcW w:w="2104"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配置ID</w:t>
            </w:r>
          </w:p>
        </w:tc>
        <w:tc>
          <w:tcPr>
            <w:tcW w:w="8912"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输入精确搜索</w:t>
            </w:r>
          </w:p>
        </w:tc>
      </w:tr>
      <w:tr>
        <w:tc>
          <w:tcPr>
            <w:tcW w:w="2104"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单用户限制</w:t>
            </w:r>
            <w:r>
              <w:rPr>
                <w:rFonts w:hint="default"/>
                <w:b w:val="0"/>
                <w:bCs/>
                <w:sz w:val="21"/>
                <w:szCs w:val="20"/>
                <w:vertAlign w:val="baseline"/>
                <w:lang w:eastAsia="zh-Hans"/>
              </w:rPr>
              <w:t>1</w:t>
            </w:r>
            <w:r>
              <w:rPr>
                <w:rFonts w:hint="eastAsia"/>
                <w:b w:val="0"/>
                <w:bCs/>
                <w:sz w:val="21"/>
                <w:szCs w:val="20"/>
                <w:vertAlign w:val="baseline"/>
                <w:lang w:val="en-US" w:eastAsia="zh-Hans"/>
              </w:rPr>
              <w:t>次</w:t>
            </w:r>
          </w:p>
        </w:tc>
        <w:tc>
          <w:tcPr>
            <w:tcW w:w="8912"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枚举值：是、否</w:t>
            </w:r>
          </w:p>
        </w:tc>
      </w:tr>
      <w:tr>
        <w:tc>
          <w:tcPr>
            <w:tcW w:w="2104"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创建日期</w:t>
            </w:r>
          </w:p>
        </w:tc>
        <w:tc>
          <w:tcPr>
            <w:tcW w:w="8912"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日期选择框</w:t>
            </w:r>
          </w:p>
        </w:tc>
      </w:tr>
      <w:tr>
        <w:tc>
          <w:tcPr>
            <w:tcW w:w="2104"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更新日期</w:t>
            </w:r>
          </w:p>
        </w:tc>
        <w:tc>
          <w:tcPr>
            <w:tcW w:w="8912" w:type="dxa"/>
            <w:vAlign w:val="top"/>
          </w:tcPr>
          <w:p>
            <w:pPr>
              <w:pStyle w:val="40"/>
              <w:keepNext/>
              <w:numPr>
                <w:ilvl w:val="0"/>
                <w:numId w:val="0"/>
              </w:numPr>
              <w:ind w:left="0" w:leftChars="0" w:firstLine="0" w:firstLineChars="0"/>
              <w:outlineLvl w:val="9"/>
              <w:rPr>
                <w:rFonts w:hint="eastAsia" w:ascii="Arial" w:hAnsi="Arial" w:eastAsia="Times New Roman" w:cs="Arial"/>
                <w:b w:val="0"/>
                <w:bCs/>
                <w:color w:val="auto"/>
                <w:sz w:val="21"/>
                <w:szCs w:val="20"/>
                <w:vertAlign w:val="baseline"/>
                <w:lang w:val="en-US" w:eastAsia="zh-Hans" w:bidi="ar-SA"/>
              </w:rPr>
            </w:pPr>
            <w:r>
              <w:rPr>
                <w:rFonts w:hint="eastAsia"/>
                <w:b w:val="0"/>
                <w:bCs/>
                <w:sz w:val="21"/>
                <w:szCs w:val="20"/>
                <w:vertAlign w:val="baseline"/>
                <w:lang w:val="en-US" w:eastAsia="zh-Hans"/>
              </w:rPr>
              <w:t>日期选择框</w:t>
            </w:r>
          </w:p>
        </w:tc>
      </w:tr>
    </w:tbl>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2</w:t>
      </w:r>
      <w:r>
        <w:rPr>
          <w:rFonts w:hint="eastAsia"/>
          <w:b w:val="0"/>
          <w:bCs/>
          <w:sz w:val="21"/>
          <w:szCs w:val="20"/>
          <w:lang w:val="en-US" w:eastAsia="zh-Hans"/>
        </w:rPr>
        <w:t>）展示、导出内容相同：</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配置ID</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自动生成的配置ID</w:t>
            </w:r>
          </w:p>
        </w:tc>
      </w:tr>
      <w:tr>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配置名称</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录入的配置名称</w:t>
            </w:r>
          </w:p>
        </w:tc>
      </w:tr>
      <w:tr>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用户筛选类型</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枚举值：新用户、沉默用户、有订单用户、全体用户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模板名称</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使用的模板名称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跳转地址类型</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枚举值：指定、灵活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单用户限制</w:t>
            </w:r>
            <w:r>
              <w:rPr>
                <w:rFonts w:hint="default"/>
                <w:b w:val="0"/>
                <w:bCs/>
                <w:sz w:val="21"/>
                <w:szCs w:val="20"/>
                <w:vertAlign w:val="baseline"/>
                <w:lang w:eastAsia="zh-Hans"/>
              </w:rPr>
              <w:t>1</w:t>
            </w:r>
            <w:r>
              <w:rPr>
                <w:rFonts w:hint="eastAsia"/>
                <w:b w:val="0"/>
                <w:bCs/>
                <w:sz w:val="21"/>
                <w:szCs w:val="20"/>
                <w:vertAlign w:val="baseline"/>
                <w:lang w:val="en-US" w:eastAsia="zh-Hans"/>
              </w:rPr>
              <w:t>次</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状态</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枚举值：启用、禁用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创建时间</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更新时间</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配置最新一次更新的时间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操作员</w:t>
            </w:r>
          </w:p>
        </w:tc>
        <w:tc>
          <w:tcPr>
            <w:tcW w:w="5508"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最近一次更新的操作员</w:t>
            </w:r>
          </w:p>
        </w:tc>
      </w:tr>
    </w:tbl>
    <w:p>
      <w:pPr>
        <w:pStyle w:val="40"/>
        <w:keepNext/>
        <w:numPr>
          <w:ilvl w:val="0"/>
          <w:numId w:val="0"/>
        </w:numPr>
        <w:ind w:left="720" w:leftChars="0"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3</w:t>
      </w:r>
      <w:r>
        <w:rPr>
          <w:rFonts w:hint="eastAsia"/>
          <w:b w:val="0"/>
          <w:bCs/>
          <w:sz w:val="21"/>
          <w:szCs w:val="20"/>
          <w:lang w:val="en-US" w:eastAsia="zh-Hans"/>
        </w:rPr>
        <w:t>）操作：</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z w:val="21"/>
          <w:szCs w:val="20"/>
          <w:lang w:eastAsia="zh-Hans"/>
        </w:rPr>
        <w:t>&lt;1&gt;</w:t>
      </w:r>
      <w:r>
        <w:rPr>
          <w:rFonts w:hint="eastAsia"/>
          <w:b w:val="0"/>
          <w:bCs/>
          <w:sz w:val="21"/>
          <w:szCs w:val="20"/>
          <w:lang w:val="en-US" w:eastAsia="zh-Hans"/>
        </w:rPr>
        <w:t>启用</w:t>
      </w:r>
      <w:r>
        <w:rPr>
          <w:rFonts w:hint="default"/>
          <w:b w:val="0"/>
          <w:bCs/>
          <w:sz w:val="21"/>
          <w:szCs w:val="20"/>
          <w:lang w:eastAsia="zh-Hans"/>
        </w:rPr>
        <w:t>/</w:t>
      </w:r>
      <w:r>
        <w:rPr>
          <w:rFonts w:hint="eastAsia"/>
          <w:b w:val="0"/>
          <w:bCs/>
          <w:sz w:val="21"/>
          <w:szCs w:val="20"/>
          <w:lang w:val="en-US" w:eastAsia="zh-Hans"/>
        </w:rPr>
        <w:t>停用，根据配置状态，启用的配置展示停用，点击弹出弹窗，操作员确认后停用该配置；停用的配置展示启用，点击直接启用。</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z w:val="21"/>
          <w:szCs w:val="20"/>
          <w:lang w:eastAsia="zh-Hans"/>
        </w:rPr>
        <w:t>&lt;2&gt;</w:t>
      </w:r>
      <w:r>
        <w:rPr>
          <w:rFonts w:hint="eastAsia"/>
          <w:b w:val="0"/>
          <w:bCs/>
          <w:sz w:val="21"/>
          <w:szCs w:val="20"/>
          <w:lang w:val="en-US" w:eastAsia="zh-Hans"/>
        </w:rPr>
        <w:t>查看，打开查看弹窗，弹窗内容与新建时一致，反显所有内容，不可保存</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z w:val="21"/>
          <w:szCs w:val="20"/>
          <w:lang w:eastAsia="zh-Hans"/>
        </w:rPr>
        <w:t>&lt;3&gt;</w:t>
      </w:r>
      <w:r>
        <w:rPr>
          <w:rFonts w:hint="eastAsia"/>
          <w:b w:val="0"/>
          <w:bCs/>
          <w:sz w:val="21"/>
          <w:szCs w:val="20"/>
          <w:lang w:val="en-US" w:eastAsia="zh-Hans"/>
        </w:rPr>
        <w:t>修改，打开修改弹窗，弹窗内容与新建时一致，用户筛选规则和所选模板不可修改，其他内容允许修改。</w:t>
      </w:r>
    </w:p>
    <w:p>
      <w:pPr>
        <w:pStyle w:val="40"/>
        <w:keepNext/>
        <w:numPr>
          <w:ilvl w:val="0"/>
          <w:numId w:val="0"/>
        </w:numPr>
        <w:ind w:left="1440" w:leftChars="0" w:firstLine="720" w:firstLineChars="0"/>
        <w:outlineLvl w:val="9"/>
        <w:rPr>
          <w:rFonts w:hint="eastAsia"/>
          <w:b w:val="0"/>
          <w:bCs/>
          <w:sz w:val="21"/>
          <w:szCs w:val="20"/>
          <w:lang w:val="en-US" w:eastAsia="zh-Hans"/>
        </w:rPr>
      </w:pPr>
      <w:r>
        <w:rPr>
          <w:rFonts w:hint="default"/>
          <w:b w:val="0"/>
          <w:bCs/>
          <w:strike/>
          <w:dstrike w:val="0"/>
          <w:sz w:val="21"/>
          <w:szCs w:val="20"/>
          <w:lang w:eastAsia="zh-Hans"/>
        </w:rPr>
        <w:t>&lt;4&gt;</w:t>
      </w:r>
      <w:r>
        <w:rPr>
          <w:rFonts w:hint="eastAsia"/>
          <w:b w:val="0"/>
          <w:bCs/>
          <w:strike/>
          <w:dstrike w:val="0"/>
          <w:sz w:val="21"/>
          <w:szCs w:val="20"/>
          <w:lang w:val="en-US" w:eastAsia="zh-Hans"/>
        </w:rPr>
        <w:t>复制，打开新建窗口，弹窗中反显原条目所有内容，保存后可生成新的条目。</w:t>
      </w:r>
    </w:p>
    <w:p>
      <w:pPr>
        <w:ind w:left="720" w:leftChars="0" w:firstLine="720" w:firstLineChars="0"/>
        <w:rPr>
          <w:rFonts w:hint="eastAsia"/>
          <w:sz w:val="21"/>
          <w:szCs w:val="32"/>
          <w:lang w:val="en-US" w:eastAsia="zh-Hans"/>
        </w:rPr>
      </w:pPr>
      <w:r>
        <w:rPr>
          <w:rFonts w:hint="eastAsia"/>
          <w:sz w:val="21"/>
          <w:szCs w:val="32"/>
          <w:lang w:val="en-US" w:eastAsia="zh-Hans"/>
        </w:rPr>
        <w:t>（</w:t>
      </w:r>
      <w:r>
        <w:rPr>
          <w:rFonts w:hint="default"/>
          <w:sz w:val="21"/>
          <w:szCs w:val="32"/>
          <w:lang w:eastAsia="zh-Hans"/>
        </w:rPr>
        <w:t>4</w:t>
      </w:r>
      <w:r>
        <w:rPr>
          <w:rFonts w:hint="eastAsia"/>
          <w:sz w:val="21"/>
          <w:szCs w:val="32"/>
          <w:lang w:val="en-US" w:eastAsia="zh-Hans"/>
        </w:rPr>
        <w:t>）导出字段与查询字段有一致</w:t>
      </w:r>
    </w:p>
    <w:p>
      <w:pPr>
        <w:ind w:firstLine="720" w:firstLineChars="0"/>
        <w:rPr>
          <w:rFonts w:hint="eastAsia"/>
          <w:lang w:val="en-US" w:eastAsia="zh-Hans"/>
        </w:rPr>
      </w:pPr>
      <w:r>
        <w:rPr>
          <w:rFonts w:hint="eastAsia"/>
          <w:lang w:eastAsia="zh-Hans"/>
        </w:rPr>
        <w:t>【</w:t>
      </w:r>
      <w:r>
        <w:rPr>
          <w:rFonts w:hint="default"/>
          <w:lang w:eastAsia="zh-Hans"/>
        </w:rPr>
        <w:t>3</w:t>
      </w:r>
      <w:r>
        <w:rPr>
          <w:rFonts w:hint="eastAsia"/>
          <w:lang w:eastAsia="zh-Hans"/>
        </w:rPr>
        <w:t>】</w:t>
      </w:r>
      <w:r>
        <w:rPr>
          <w:rFonts w:hint="eastAsia"/>
          <w:lang w:val="en-US" w:eastAsia="zh-Hans"/>
        </w:rPr>
        <w:t>功能逻辑：</w:t>
      </w:r>
    </w:p>
    <w:p>
      <w:pPr>
        <w:pStyle w:val="40"/>
        <w:keepNext/>
        <w:numPr>
          <w:ilvl w:val="0"/>
          <w:numId w:val="0"/>
        </w:numPr>
        <w:ind w:left="1440" w:leftChars="0" w:firstLine="720" w:firstLineChars="0"/>
        <w:outlineLvl w:val="9"/>
        <w:rPr>
          <w:rFonts w:hint="eastAsia"/>
          <w:b/>
          <w:bCs w:val="0"/>
          <w:sz w:val="24"/>
          <w:szCs w:val="22"/>
          <w:lang w:val="en-US" w:eastAsia="zh-Hans"/>
        </w:rPr>
      </w:pPr>
      <w:r>
        <w:rPr>
          <w:rFonts w:hint="eastAsia"/>
          <w:b/>
          <w:bCs w:val="0"/>
          <w:sz w:val="24"/>
          <w:szCs w:val="22"/>
          <w:lang w:val="en-US" w:eastAsia="zh-Hans"/>
        </w:rPr>
        <w:t>每小时轮询所有的模板配置对所有用户应用筛选规则，并生成对应模板消息，模板创建时，有订单用户规则不对更新时间早于配置创建时间的订单产生模板消息。</w:t>
      </w:r>
    </w:p>
    <w:p>
      <w:pPr>
        <w:pStyle w:val="40"/>
        <w:keepNext/>
        <w:numPr>
          <w:ilvl w:val="0"/>
          <w:numId w:val="0"/>
        </w:numPr>
        <w:ind w:left="1440" w:leftChars="0" w:firstLine="720" w:firstLineChars="0"/>
        <w:outlineLvl w:val="9"/>
        <w:rPr>
          <w:ins w:id="74" w:author="风过之痕" w:date="2022-05-30T12:11:50Z"/>
          <w:rFonts w:hint="eastAsia"/>
          <w:b/>
          <w:bCs w:val="0"/>
          <w:sz w:val="24"/>
          <w:szCs w:val="22"/>
          <w:lang w:val="en-US" w:eastAsia="zh-Hans"/>
        </w:rPr>
      </w:pPr>
      <w:r>
        <w:rPr>
          <w:rFonts w:hint="eastAsia"/>
          <w:b/>
          <w:bCs w:val="0"/>
          <w:sz w:val="24"/>
          <w:szCs w:val="22"/>
          <w:lang w:val="en-US" w:eastAsia="zh-Hans"/>
        </w:rPr>
        <w:t>通过配置用的用户筛选规则，对应筛选出符合条件的用户，对符合条件的用户，创建对应模板消息至模板消息管理中，并发送至用户微信。</w:t>
      </w:r>
    </w:p>
    <w:p>
      <w:pPr>
        <w:pStyle w:val="40"/>
        <w:keepNext/>
        <w:numPr>
          <w:ilvl w:val="0"/>
          <w:numId w:val="0"/>
        </w:numPr>
        <w:ind w:left="1440" w:leftChars="0" w:firstLine="720" w:firstLineChars="0"/>
        <w:outlineLvl w:val="9"/>
        <w:rPr>
          <w:ins w:id="75" w:author="风过之痕" w:date="2022-05-30T12:12:08Z"/>
          <w:rFonts w:hint="eastAsia"/>
          <w:b/>
          <w:bCs w:val="0"/>
          <w:sz w:val="24"/>
          <w:szCs w:val="22"/>
          <w:lang w:val="en-US" w:eastAsia="zh-Hans"/>
        </w:rPr>
      </w:pPr>
      <w:ins w:id="76" w:author="风过之痕" w:date="2022-05-30T12:12:07Z">
        <w:r>
          <w:rPr>
            <w:rFonts w:hint="eastAsia"/>
            <w:b/>
            <w:bCs w:val="0"/>
            <w:sz w:val="24"/>
            <w:szCs w:val="22"/>
            <w:lang w:val="en-US" w:eastAsia="zh-Hans"/>
          </w:rPr>
          <w:t>新用户，用户创建时间须从配置创建当天0点开始</w:t>
        </w:r>
      </w:ins>
    </w:p>
    <w:p>
      <w:pPr>
        <w:pStyle w:val="40"/>
        <w:keepNext/>
        <w:numPr>
          <w:ilvl w:val="0"/>
          <w:numId w:val="0"/>
        </w:numPr>
        <w:ind w:left="1440" w:leftChars="0" w:firstLine="720" w:firstLineChars="0"/>
        <w:outlineLvl w:val="9"/>
        <w:rPr>
          <w:ins w:id="77" w:author="风过之痕" w:date="2022-05-30T12:12:20Z"/>
          <w:rFonts w:hint="eastAsia"/>
          <w:b/>
          <w:bCs w:val="0"/>
          <w:sz w:val="24"/>
          <w:szCs w:val="22"/>
          <w:lang w:val="en-US" w:eastAsia="zh-Hans"/>
        </w:rPr>
      </w:pPr>
      <w:ins w:id="78" w:author="风过之痕" w:date="2022-05-30T12:12:19Z">
        <w:r>
          <w:rPr>
            <w:rFonts w:hint="eastAsia"/>
            <w:b/>
            <w:bCs w:val="0"/>
            <w:sz w:val="24"/>
            <w:szCs w:val="22"/>
            <w:lang w:val="en-US" w:eastAsia="zh-Hans"/>
          </w:rPr>
          <w:t>沉默用户，用户创建时间须大于applo里配置的某个日期</w:t>
        </w:r>
      </w:ins>
    </w:p>
    <w:p>
      <w:pPr>
        <w:pStyle w:val="40"/>
        <w:keepNext/>
        <w:numPr>
          <w:ilvl w:val="0"/>
          <w:numId w:val="0"/>
        </w:numPr>
        <w:ind w:left="1440" w:leftChars="0" w:firstLine="720" w:firstLineChars="0"/>
        <w:outlineLvl w:val="9"/>
        <w:rPr>
          <w:ins w:id="79" w:author="风过之痕" w:date="2022-05-30T12:12:38Z"/>
          <w:rFonts w:hint="eastAsia"/>
          <w:b/>
          <w:bCs w:val="0"/>
          <w:sz w:val="24"/>
          <w:szCs w:val="22"/>
          <w:lang w:val="en-US" w:eastAsia="zh-Hans"/>
        </w:rPr>
      </w:pPr>
      <w:ins w:id="80" w:author="风过之痕" w:date="2022-05-30T12:12:30Z">
        <w:r>
          <w:rPr>
            <w:rFonts w:hint="eastAsia"/>
            <w:b/>
            <w:bCs w:val="0"/>
            <w:sz w:val="24"/>
            <w:szCs w:val="22"/>
            <w:lang w:val="en-US" w:eastAsia="zh-Hans"/>
          </w:rPr>
          <w:t>全部用户，用户创建时间须大于applo里配置的某个时间点</w:t>
        </w:r>
      </w:ins>
    </w:p>
    <w:p>
      <w:pPr>
        <w:pStyle w:val="40"/>
        <w:keepNext/>
        <w:numPr>
          <w:ilvl w:val="0"/>
          <w:numId w:val="0"/>
        </w:numPr>
        <w:ind w:left="1440" w:leftChars="0" w:firstLine="720" w:firstLineChars="0"/>
        <w:outlineLvl w:val="9"/>
        <w:rPr>
          <w:rFonts w:hint="default"/>
          <w:b/>
          <w:bCs w:val="0"/>
          <w:sz w:val="24"/>
          <w:szCs w:val="22"/>
          <w:lang w:val="en-US" w:eastAsia="zh-Hans"/>
        </w:rPr>
        <w:pPrChange w:id="81" w:author="风过之痕" w:date="2022-06-06T17:59:53Z">
          <w:pPr>
            <w:pStyle w:val="40"/>
            <w:keepNext/>
            <w:numPr>
              <w:ilvl w:val="0"/>
              <w:numId w:val="0"/>
            </w:numPr>
            <w:ind w:left="1440" w:leftChars="0" w:firstLine="720" w:firstLineChars="0"/>
            <w:outlineLvl w:val="9"/>
          </w:pPr>
        </w:pPrChange>
      </w:pPr>
      <w:ins w:id="82" w:author="风过之痕" w:date="2022-05-30T12:12:45Z">
        <w:r>
          <w:rPr>
            <w:rFonts w:hint="eastAsia"/>
            <w:b/>
            <w:bCs w:val="0"/>
            <w:sz w:val="24"/>
            <w:szCs w:val="22"/>
            <w:lang w:val="en-US" w:eastAsia="zh-Hans"/>
          </w:rPr>
          <w:t>有订单用户，订单更新时间须大于配置创建时间</w:t>
        </w:r>
      </w:ins>
    </w:p>
    <w:p>
      <w:pPr>
        <w:pStyle w:val="40"/>
        <w:keepNext/>
        <w:numPr>
          <w:ilvl w:val="0"/>
          <w:numId w:val="0"/>
        </w:numPr>
        <w:ind w:left="1440" w:leftChars="0" w:firstLine="720" w:firstLineChars="0"/>
        <w:outlineLvl w:val="9"/>
        <w:rPr>
          <w:rFonts w:hint="eastAsia"/>
          <w:b/>
          <w:bCs w:val="0"/>
          <w:sz w:val="24"/>
          <w:szCs w:val="22"/>
          <w:lang w:val="en-US" w:eastAsia="zh-Hans"/>
        </w:rPr>
      </w:pPr>
      <w:r>
        <w:rPr>
          <w:rFonts w:hint="eastAsia"/>
          <w:b/>
          <w:bCs w:val="0"/>
          <w:sz w:val="24"/>
          <w:szCs w:val="22"/>
          <w:lang w:val="en-US" w:eastAsia="zh-Hans"/>
        </w:rPr>
        <w:t>senceFlg拼接规则：mb</w:t>
      </w:r>
      <w:r>
        <w:rPr>
          <w:rFonts w:hint="default"/>
          <w:b/>
          <w:bCs w:val="0"/>
          <w:sz w:val="24"/>
          <w:szCs w:val="22"/>
          <w:lang w:eastAsia="zh-Hans"/>
        </w:rPr>
        <w:t>+</w:t>
      </w:r>
      <w:r>
        <w:rPr>
          <w:rFonts w:hint="eastAsia"/>
          <w:b/>
          <w:bCs w:val="0"/>
          <w:sz w:val="24"/>
          <w:szCs w:val="22"/>
          <w:lang w:val="en-US" w:eastAsia="zh-Hans"/>
        </w:rPr>
        <w:t>配置ID</w:t>
      </w:r>
    </w:p>
    <w:p>
      <w:pPr>
        <w:ind w:firstLine="720" w:firstLineChars="0"/>
        <w:rPr>
          <w:rFonts w:hint="default"/>
          <w:lang w:val="en-US" w:eastAsia="zh-Hans"/>
        </w:rPr>
      </w:pPr>
    </w:p>
    <w:p>
      <w:pPr>
        <w:pStyle w:val="40"/>
        <w:keepNext/>
        <w:numPr>
          <w:ilvl w:val="0"/>
          <w:numId w:val="0"/>
        </w:numPr>
        <w:ind w:firstLine="720" w:firstLineChars="0"/>
        <w:outlineLvl w:val="2"/>
      </w:pPr>
      <w:r>
        <w:rPr>
          <w:rFonts w:hint="default"/>
          <w:lang w:eastAsia="zh-Hans"/>
        </w:rPr>
        <w:t>1.2</w:t>
      </w:r>
      <w:r>
        <w:t>控台-模板消息管理</w:t>
      </w:r>
      <w:r>
        <w:drawing>
          <wp:inline distT="0" distB="0" distL="114300" distR="114300">
            <wp:extent cx="6858000" cy="3325495"/>
            <wp:effectExtent l="0" t="0" r="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858000" cy="3325495"/>
                    </a:xfrm>
                    <a:prstGeom prst="rect">
                      <a:avLst/>
                    </a:prstGeom>
                    <a:noFill/>
                    <a:ln w="9525">
                      <a:noFill/>
                    </a:ln>
                  </pic:spPr>
                </pic:pic>
              </a:graphicData>
            </a:graphic>
          </wp:inline>
        </w:drawing>
      </w:r>
    </w:p>
    <w:p>
      <w:pPr>
        <w:pStyle w:val="32"/>
        <w:ind w:firstLine="720" w:firstLineChars="0"/>
        <w:jc w:val="both"/>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1</w:t>
      </w:r>
      <w:r>
        <w:rPr>
          <w:rFonts w:hint="eastAsia"/>
          <w:b w:val="0"/>
          <w:bCs/>
          <w:sz w:val="21"/>
          <w:szCs w:val="20"/>
          <w:lang w:val="en-US" w:eastAsia="zh-Hans"/>
        </w:rPr>
        <w:t>】查询条件：</w:t>
      </w:r>
    </w:p>
    <w:tbl>
      <w:tblPr>
        <w:tblStyle w:val="17"/>
        <w:tblpPr w:leftFromText="180" w:rightFromText="180" w:vertAnchor="text" w:horzAnchor="page" w:tblpX="685" w:tblpY="4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9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lang w:val="en-US" w:eastAsia="zh-Hans"/>
              </w:rPr>
              <w:t>发送状态</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模板消息当前发送状态，枚举值：待发送、发送失败、发送成功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配置名称</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输入模糊搜索，产生模板消息的配置名称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配置ID</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输入精确搜索，产生模板消息的配置ID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模板名称</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下拉选择模板名称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客户ID</w:t>
            </w:r>
          </w:p>
        </w:tc>
        <w:tc>
          <w:tcPr>
            <w:tcW w:w="9227" w:type="dxa"/>
          </w:tcPr>
          <w:p>
            <w:pPr>
              <w:pStyle w:val="40"/>
              <w:keepNext/>
              <w:numPr>
                <w:ilvl w:val="0"/>
                <w:numId w:val="0"/>
              </w:numPr>
              <w:outlineLvl w:val="9"/>
              <w:rPr>
                <w:rFonts w:hint="eastAsia"/>
                <w:b w:val="0"/>
                <w:bCs/>
                <w:sz w:val="21"/>
                <w:szCs w:val="20"/>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筛选类型</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下拉选择，枚举值：新用户、沉默用户、有订单用户、全体用户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创建日期</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日期控件筛选消息的创建日期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发送日期</w:t>
            </w:r>
          </w:p>
        </w:tc>
        <w:tc>
          <w:tcPr>
            <w:tcW w:w="922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日期控件筛选消息的发送日期</w:t>
            </w:r>
          </w:p>
        </w:tc>
      </w:tr>
    </w:tbl>
    <w:p>
      <w:pPr>
        <w:pStyle w:val="32"/>
        <w:jc w:val="both"/>
        <w:rPr>
          <w:rFonts w:hint="eastAsia"/>
          <w:b w:val="0"/>
          <w:bCs/>
          <w:sz w:val="21"/>
          <w:szCs w:val="20"/>
          <w:lang w:val="en-US" w:eastAsia="zh-Hans"/>
        </w:rPr>
      </w:pPr>
    </w:p>
    <w:p>
      <w:pPr>
        <w:pStyle w:val="40"/>
        <w:keepNext/>
        <w:numPr>
          <w:ilvl w:val="0"/>
          <w:numId w:val="0"/>
        </w:numPr>
        <w:ind w:left="720" w:leftChars="0" w:firstLine="720" w:firstLineChars="0"/>
        <w:outlineLvl w:val="9"/>
        <w:rPr>
          <w:rFonts w:hint="eastAsia"/>
          <w:b w:val="0"/>
          <w:bCs/>
          <w:sz w:val="21"/>
          <w:szCs w:val="20"/>
          <w:lang w:val="en-US" w:eastAsia="zh-Hans"/>
        </w:rPr>
      </w:pPr>
    </w:p>
    <w:p>
      <w:pPr>
        <w:pStyle w:val="40"/>
        <w:keepNext/>
        <w:numPr>
          <w:ilvl w:val="0"/>
          <w:numId w:val="0"/>
        </w:numPr>
        <w:ind w:firstLine="720" w:firstLineChars="0"/>
        <w:outlineLvl w:val="9"/>
        <w:rPr>
          <w:rFonts w:hint="eastAsia"/>
          <w:b w:val="0"/>
          <w:bCs/>
          <w:sz w:val="21"/>
          <w:szCs w:val="20"/>
          <w:lang w:val="en-US" w:eastAsia="zh-Hans"/>
        </w:rPr>
      </w:pPr>
      <w:r>
        <w:rPr>
          <w:rFonts w:hint="eastAsia"/>
          <w:b w:val="0"/>
          <w:bCs/>
          <w:sz w:val="21"/>
          <w:szCs w:val="20"/>
          <w:lang w:val="en-US" w:eastAsia="zh-Hans"/>
        </w:rPr>
        <w:t>【</w:t>
      </w:r>
      <w:r>
        <w:rPr>
          <w:rFonts w:hint="default"/>
          <w:b w:val="0"/>
          <w:bCs/>
          <w:sz w:val="21"/>
          <w:szCs w:val="20"/>
          <w:lang w:eastAsia="zh-Hans"/>
        </w:rPr>
        <w:t>2</w:t>
      </w:r>
      <w:r>
        <w:rPr>
          <w:rFonts w:hint="eastAsia"/>
          <w:b w:val="0"/>
          <w:bCs/>
          <w:sz w:val="21"/>
          <w:szCs w:val="20"/>
          <w:lang w:val="en-US" w:eastAsia="zh-Hans"/>
        </w:rPr>
        <w:t>】展示与导出内容：</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7"/>
        <w:gridCol w:w="9359"/>
      </w:tblGrid>
      <w:tr>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消息ID</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发送的模板消息的ID，唯一键</w:t>
            </w:r>
          </w:p>
        </w:tc>
      </w:tr>
      <w:tr>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客户ID</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接收消息的客户ID</w:t>
            </w:r>
          </w:p>
        </w:tc>
      </w:tr>
      <w:tr>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跳转链接</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点击弹窗展示跳转链接，可选择后复制到剪贴板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配置ID</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生成模板消息的配置ID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配置名称</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生产模板消息的配置名称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用户筛选类型</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枚举值：新用户、沉默用户、有订单用户、全体用户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模板名称</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微信公众号平台的模板名称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跳转地址类型</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枚举值：指定、灵活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发送状态</w:t>
            </w:r>
          </w:p>
        </w:tc>
        <w:tc>
          <w:tcPr>
            <w:tcW w:w="9359"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枚举值：待发送、发送失败、发送成功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创建时间</w:t>
            </w:r>
          </w:p>
        </w:tc>
        <w:tc>
          <w:tcPr>
            <w:tcW w:w="9359" w:type="dxa"/>
          </w:tcPr>
          <w:p>
            <w:pPr>
              <w:pStyle w:val="40"/>
              <w:keepNext/>
              <w:numPr>
                <w:ilvl w:val="0"/>
                <w:numId w:val="0"/>
              </w:numPr>
              <w:outlineLvl w:val="9"/>
              <w:rPr>
                <w:rFonts w:hint="eastAsia"/>
                <w:b w:val="0"/>
                <w:bCs/>
                <w:sz w:val="21"/>
                <w:szCs w:val="20"/>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7" w:type="dxa"/>
          </w:tcPr>
          <w:p>
            <w:pPr>
              <w:pStyle w:val="40"/>
              <w:keepNext/>
              <w:numPr>
                <w:ilvl w:val="0"/>
                <w:numId w:val="0"/>
              </w:numPr>
              <w:outlineLvl w:val="9"/>
              <w:rPr>
                <w:rFonts w:hint="eastAsia"/>
                <w:b w:val="0"/>
                <w:bCs/>
                <w:sz w:val="21"/>
                <w:szCs w:val="20"/>
                <w:vertAlign w:val="baseline"/>
                <w:lang w:val="en-US" w:eastAsia="zh-Hans"/>
              </w:rPr>
            </w:pPr>
            <w:r>
              <w:rPr>
                <w:rFonts w:hint="eastAsia"/>
                <w:b w:val="0"/>
                <w:bCs/>
                <w:sz w:val="21"/>
                <w:szCs w:val="20"/>
                <w:vertAlign w:val="baseline"/>
                <w:lang w:val="en-US" w:eastAsia="zh-Hans"/>
              </w:rPr>
              <w:t>发送时间</w:t>
            </w:r>
          </w:p>
        </w:tc>
        <w:tc>
          <w:tcPr>
            <w:tcW w:w="9359" w:type="dxa"/>
          </w:tcPr>
          <w:p>
            <w:pPr>
              <w:pStyle w:val="40"/>
              <w:keepNext/>
              <w:numPr>
                <w:ilvl w:val="0"/>
                <w:numId w:val="0"/>
              </w:numPr>
              <w:outlineLvl w:val="9"/>
              <w:rPr>
                <w:rFonts w:hint="eastAsia"/>
                <w:b w:val="0"/>
                <w:bCs/>
                <w:sz w:val="21"/>
                <w:szCs w:val="20"/>
                <w:vertAlign w:val="baseline"/>
                <w:lang w:val="en-US" w:eastAsia="zh-Hans"/>
              </w:rPr>
            </w:pPr>
          </w:p>
        </w:tc>
      </w:tr>
    </w:tbl>
    <w:p>
      <w:pPr>
        <w:ind w:firstLine="720" w:firstLineChars="0"/>
        <w:rPr>
          <w:rFonts w:hint="eastAsia"/>
          <w:sz w:val="21"/>
          <w:szCs w:val="32"/>
          <w:lang w:val="en-US" w:eastAsia="zh-Hans"/>
        </w:rPr>
      </w:pPr>
      <w:r>
        <w:rPr>
          <w:rFonts w:hint="eastAsia"/>
          <w:sz w:val="21"/>
          <w:szCs w:val="32"/>
          <w:lang w:val="en-US" w:eastAsia="zh-Hans"/>
        </w:rPr>
        <w:t>【</w:t>
      </w:r>
      <w:r>
        <w:rPr>
          <w:rFonts w:hint="default"/>
          <w:sz w:val="21"/>
          <w:szCs w:val="32"/>
          <w:lang w:eastAsia="zh-Hans"/>
        </w:rPr>
        <w:t>3</w:t>
      </w:r>
      <w:r>
        <w:rPr>
          <w:rFonts w:hint="eastAsia"/>
          <w:sz w:val="21"/>
          <w:szCs w:val="32"/>
          <w:lang w:val="en-US" w:eastAsia="zh-Hans"/>
        </w:rPr>
        <w:t>】重发、操作</w:t>
      </w:r>
    </w:p>
    <w:p>
      <w:pPr>
        <w:ind w:firstLine="720" w:firstLineChars="0"/>
        <w:rPr>
          <w:rFonts w:hint="eastAsia"/>
          <w:sz w:val="21"/>
          <w:szCs w:val="32"/>
          <w:lang w:val="en-US" w:eastAsia="zh-Hans"/>
        </w:rPr>
      </w:pPr>
      <w:r>
        <w:rPr>
          <w:rFonts w:hint="eastAsia"/>
          <w:sz w:val="21"/>
          <w:szCs w:val="32"/>
          <w:lang w:val="en-US" w:eastAsia="zh-Hans"/>
        </w:rPr>
        <w:t>针对发送失败的消息，展示重发按钮，可单独重发</w:t>
      </w:r>
    </w:p>
    <w:p>
      <w:pPr>
        <w:ind w:firstLine="720" w:firstLineChars="0"/>
        <w:rPr>
          <w:ins w:id="83" w:author="风过之痕" w:date="2022-06-06T18:00:05Z"/>
          <w:rFonts w:hint="eastAsia"/>
          <w:sz w:val="21"/>
          <w:szCs w:val="32"/>
          <w:lang w:val="en-US" w:eastAsia="zh-Hans"/>
        </w:rPr>
      </w:pPr>
      <w:r>
        <w:rPr>
          <w:rFonts w:hint="eastAsia"/>
          <w:sz w:val="21"/>
          <w:szCs w:val="32"/>
          <w:lang w:val="en-US" w:eastAsia="zh-Hans"/>
        </w:rPr>
        <w:t>【</w:t>
      </w:r>
      <w:r>
        <w:rPr>
          <w:rFonts w:hint="default"/>
          <w:sz w:val="21"/>
          <w:szCs w:val="32"/>
          <w:lang w:eastAsia="zh-Hans"/>
        </w:rPr>
        <w:t>4</w:t>
      </w:r>
      <w:r>
        <w:rPr>
          <w:rFonts w:hint="eastAsia"/>
          <w:sz w:val="21"/>
          <w:szCs w:val="32"/>
          <w:lang w:val="en-US" w:eastAsia="zh-Hans"/>
        </w:rPr>
        <w:t>】导出字段与查询字段有一致</w:t>
      </w:r>
    </w:p>
    <w:p>
      <w:pPr>
        <w:ind w:firstLine="720" w:firstLineChars="0"/>
        <w:rPr>
          <w:rFonts w:hint="default"/>
          <w:sz w:val="21"/>
          <w:szCs w:val="32"/>
          <w:lang w:val="en-US" w:eastAsia="zh-Hans"/>
        </w:rPr>
      </w:pPr>
      <w:ins w:id="84" w:author="风过之痕" w:date="2022-06-06T18:00:07Z">
        <w:r>
          <w:rPr>
            <w:rFonts w:hint="eastAsia"/>
            <w:sz w:val="21"/>
            <w:szCs w:val="32"/>
            <w:lang w:val="en-US" w:eastAsia="zh-Hans"/>
          </w:rPr>
          <w:t>【</w:t>
        </w:r>
      </w:ins>
      <w:ins w:id="85" w:author="风过之痕" w:date="2022-06-06T18:00:08Z">
        <w:r>
          <w:rPr>
            <w:rFonts w:hint="default"/>
            <w:sz w:val="21"/>
            <w:szCs w:val="32"/>
            <w:lang w:eastAsia="zh-Hans"/>
          </w:rPr>
          <w:t>5</w:t>
        </w:r>
      </w:ins>
      <w:ins w:id="86" w:author="风过之痕" w:date="2022-06-06T18:00:07Z">
        <w:r>
          <w:rPr>
            <w:rFonts w:hint="eastAsia"/>
            <w:sz w:val="21"/>
            <w:szCs w:val="32"/>
            <w:lang w:val="en-US" w:eastAsia="zh-Hans"/>
          </w:rPr>
          <w:t>】</w:t>
        </w:r>
      </w:ins>
      <w:ins w:id="87" w:author="风过之痕" w:date="2022-06-06T18:00:10Z">
        <w:r>
          <w:rPr>
            <w:rFonts w:hint="eastAsia"/>
            <w:sz w:val="21"/>
            <w:szCs w:val="32"/>
            <w:lang w:val="en-US" w:eastAsia="zh-Hans"/>
          </w:rPr>
          <w:t>发送</w:t>
        </w:r>
      </w:ins>
      <w:ins w:id="88" w:author="风过之痕" w:date="2022-06-06T18:00:11Z">
        <w:r>
          <w:rPr>
            <w:rFonts w:hint="eastAsia"/>
            <w:sz w:val="21"/>
            <w:szCs w:val="32"/>
            <w:lang w:val="en-US" w:eastAsia="zh-Hans"/>
          </w:rPr>
          <w:t>时间</w:t>
        </w:r>
      </w:ins>
      <w:ins w:id="89" w:author="风过之痕" w:date="2022-06-06T18:00:12Z">
        <w:r>
          <w:rPr>
            <w:rFonts w:hint="eastAsia"/>
            <w:sz w:val="21"/>
            <w:szCs w:val="32"/>
            <w:lang w:val="en-US" w:eastAsia="zh-Hans"/>
          </w:rPr>
          <w:t>范围</w:t>
        </w:r>
      </w:ins>
      <w:ins w:id="90" w:author="风过之痕" w:date="2022-06-06T18:00:13Z">
        <w:r>
          <w:rPr>
            <w:rFonts w:hint="eastAsia"/>
            <w:sz w:val="21"/>
            <w:szCs w:val="32"/>
            <w:lang w:val="en-US" w:eastAsia="zh-Hans"/>
          </w:rPr>
          <w:t>：</w:t>
        </w:r>
      </w:ins>
      <w:ins w:id="91" w:author="风过之痕" w:date="2022-06-06T18:00:14Z">
        <w:r>
          <w:rPr>
            <w:rFonts w:hint="default"/>
            <w:sz w:val="21"/>
            <w:szCs w:val="32"/>
            <w:lang w:eastAsia="zh-Hans"/>
          </w:rPr>
          <w:t>9</w:t>
        </w:r>
      </w:ins>
      <w:ins w:id="92" w:author="风过之痕" w:date="2022-06-06T18:00:15Z">
        <w:r>
          <w:rPr>
            <w:rFonts w:hint="default"/>
            <w:sz w:val="21"/>
            <w:szCs w:val="32"/>
            <w:lang w:eastAsia="zh-Hans"/>
          </w:rPr>
          <w:t>-2</w:t>
        </w:r>
      </w:ins>
      <w:ins w:id="93" w:author="风过之痕" w:date="2022-06-06T18:00:16Z">
        <w:r>
          <w:rPr>
            <w:rFonts w:hint="default"/>
            <w:sz w:val="21"/>
            <w:szCs w:val="32"/>
            <w:lang w:eastAsia="zh-Hans"/>
          </w:rPr>
          <w:t>2</w:t>
        </w:r>
      </w:ins>
      <w:ins w:id="94" w:author="风过之痕" w:date="2022-06-06T18:00:16Z">
        <w:r>
          <w:rPr>
            <w:rFonts w:hint="eastAsia"/>
            <w:sz w:val="21"/>
            <w:szCs w:val="32"/>
            <w:lang w:val="en-US" w:eastAsia="zh-Hans"/>
          </w:rPr>
          <w:t>点</w:t>
        </w:r>
      </w:ins>
      <w:bookmarkStart w:id="0" w:name="_GoBack"/>
      <w:bookmarkEnd w:id="0"/>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1"/>
          </w:pPr>
        </w:p>
      </w:tc>
      <w:tc>
        <w:tcPr>
          <w:tcW w:w="572" w:type="pct"/>
          <w:vMerge w:val="restart"/>
          <w:vAlign w:val="center"/>
        </w:tcPr>
        <w:p>
          <w:pPr>
            <w:pStyle w:val="11"/>
            <w:jc w:val="center"/>
            <w:rPr>
              <w:rFonts w:asciiTheme="majorHAnsi" w:hAnsiTheme="majorHAnsi"/>
              <w:color w:val="404040" w:themeColor="text1" w:themeTint="BF"/>
              <w:sz w:val="22"/>
              <w:szCs w:val="22"/>
              <w14:textFill>
                <w14:solidFill>
                  <w14:schemeClr w14:val="tx1">
                    <w14:lumMod w14:val="75000"/>
                    <w14:lumOff w14:val="25000"/>
                  </w14:schemeClr>
                </w14:solidFill>
              </w14:textFill>
            </w:rPr>
          </w:pPr>
          <w:r>
            <w:rPr>
              <w:rFonts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asciiTheme="majorHAnsi" w:hAnsiTheme="majorHAnsi"/>
              <w:color w:val="404040" w:themeColor="text1" w:themeTint="BF"/>
              <w:sz w:val="22"/>
              <w:szCs w:val="22"/>
              <w14:textFill>
                <w14:solidFill>
                  <w14:schemeClr w14:val="tx1">
                    <w14:lumMod w14:val="75000"/>
                    <w14:lumOff w14:val="25000"/>
                  </w14:schemeClr>
                </w14:solidFill>
              </w14:textFill>
            </w:rPr>
            <w:t>3</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1"/>
          </w:pPr>
        </w:p>
      </w:tc>
    </w:tr>
    <w:tr>
      <w:tc>
        <w:tcPr>
          <w:tcW w:w="2214" w:type="pct"/>
        </w:tcPr>
        <w:p>
          <w:pPr>
            <w:pStyle w:val="11"/>
          </w:pPr>
        </w:p>
      </w:tc>
      <w:tc>
        <w:tcPr>
          <w:tcW w:w="572" w:type="pct"/>
          <w:vMerge w:val="continue"/>
          <w:vAlign w:val="center"/>
        </w:tcPr>
        <w:p>
          <w:pPr>
            <w:pStyle w:val="11"/>
            <w:jc w:val="center"/>
          </w:pPr>
        </w:p>
      </w:tc>
      <w:tc>
        <w:tcPr>
          <w:tcW w:w="2214" w:type="pct"/>
        </w:tcPr>
        <w:p>
          <w:pPr>
            <w:pStyle w:val="11"/>
          </w:pPr>
        </w:p>
      </w:tc>
    </w:tr>
  </w:tbl>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asciiTheme="majorHAnsi" w:hAnsiTheme="majorHAnsi"/>
              <w:color w:val="404040" w:themeColor="text1" w:themeTint="BF"/>
              <w14:textFill>
                <w14:solidFill>
                  <w14:schemeClr w14:val="tx1">
                    <w14:lumMod w14:val="75000"/>
                    <w14:lumOff w14:val="25000"/>
                  </w14:schemeClr>
                </w14:solidFill>
              </w14:textFill>
            </w:rPr>
            <w:alias w:val="Title"/>
            <w:id w:val="436407044"/>
            <w:text/>
          </w:sdtPr>
          <w:sdtEndPr>
            <w:rPr>
              <w:rFonts w:asciiTheme="majorHAnsi" w:hAnsiTheme="majorHAnsi"/>
              <w:color w:val="404040" w:themeColor="text1" w:themeTint="BF"/>
              <w14:textFill>
                <w14:solidFill>
                  <w14:schemeClr w14:val="tx1">
                    <w14:lumMod w14:val="75000"/>
                    <w14:lumOff w14:val="25000"/>
                  </w14:schemeClr>
                </w14:solidFill>
              </w14:textFill>
            </w:rPr>
          </w:sdtEndPr>
          <w:sdtContent>
            <w:p>
              <w:pPr>
                <w:pStyle w:val="33"/>
                <w:rPr>
                  <w:rFonts w:asciiTheme="majorHAnsi" w:hAnsiTheme="majorHAnsi"/>
                </w:rPr>
              </w:pPr>
              <w:r>
                <w:rPr>
                  <w:rFonts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399674"/>
    <w:multiLevelType w:val="singleLevel"/>
    <w:tmpl w:val="62399674"/>
    <w:lvl w:ilvl="0" w:tentative="0">
      <w:start w:val="1"/>
      <w:numFmt w:val="chineseCounting"/>
      <w:suff w:val="nothing"/>
      <w:lvlText w:val="%1、"/>
      <w:lvlJc w:val="left"/>
    </w:lvl>
  </w:abstractNum>
  <w:abstractNum w:abstractNumId="1">
    <w:nsid w:val="62621F5A"/>
    <w:multiLevelType w:val="singleLevel"/>
    <w:tmpl w:val="62621F5A"/>
    <w:lvl w:ilvl="0" w:tentative="0">
      <w:start w:val="1"/>
      <w:numFmt w:val="decimal"/>
      <w:suff w:val="nothing"/>
      <w:lvlText w:val="%1、"/>
      <w:lvlJc w:val="left"/>
    </w:lvl>
  </w:abstractNum>
  <w:abstractNum w:abstractNumId="2">
    <w:nsid w:val="62622E04"/>
    <w:multiLevelType w:val="singleLevel"/>
    <w:tmpl w:val="62622E04"/>
    <w:lvl w:ilvl="0" w:tentative="0">
      <w:start w:val="2"/>
      <w:numFmt w:val="chineseCounting"/>
      <w:suff w:val="nothing"/>
      <w:lvlText w:val="%1、"/>
      <w:lvlJc w:val="left"/>
    </w:lvl>
  </w:abstractNum>
  <w:abstractNum w:abstractNumId="3">
    <w:nsid w:val="62622E19"/>
    <w:multiLevelType w:val="singleLevel"/>
    <w:tmpl w:val="62622E19"/>
    <w:lvl w:ilvl="0" w:tentative="0">
      <w:start w:val="1"/>
      <w:numFmt w:val="decimal"/>
      <w:suff w:val="nothing"/>
      <w:lvlText w:val="%1、"/>
      <w:lvlJc w:val="left"/>
    </w:lvl>
  </w:abstractNum>
  <w:abstractNum w:abstractNumId="4">
    <w:nsid w:val="62627491"/>
    <w:multiLevelType w:val="singleLevel"/>
    <w:tmpl w:val="62627491"/>
    <w:lvl w:ilvl="0" w:tentative="0">
      <w:start w:val="3"/>
      <w:numFmt w:val="chineseCounting"/>
      <w:suff w:val="nothing"/>
      <w:lvlText w:val="%1、"/>
      <w:lvlJc w:val="left"/>
    </w:lvl>
  </w:abstractNum>
  <w:abstractNum w:abstractNumId="5">
    <w:nsid w:val="626276F4"/>
    <w:multiLevelType w:val="singleLevel"/>
    <w:tmpl w:val="626276F4"/>
    <w:lvl w:ilvl="0" w:tentative="0">
      <w:start w:val="1"/>
      <w:numFmt w:val="decimal"/>
      <w:suff w:val="nothing"/>
      <w:lvlText w:val="%1、"/>
      <w:lvlJc w:val="left"/>
    </w:lvl>
  </w:abstractNum>
  <w:abstractNum w:abstractNumId="6">
    <w:nsid w:val="786B65CA"/>
    <w:multiLevelType w:val="multilevel"/>
    <w:tmpl w:val="786B65CA"/>
    <w:lvl w:ilvl="0" w:tentative="0">
      <w:start w:val="1"/>
      <w:numFmt w:val="decimal"/>
      <w:pStyle w:val="21"/>
      <w:suff w:val="space"/>
      <w:lvlText w:val="%1."/>
      <w:lvlJc w:val="left"/>
      <w:pPr>
        <w:tabs>
          <w:tab w:val="left" w:pos="360"/>
        </w:tabs>
        <w:ind w:left="0" w:firstLine="0"/>
      </w:pPr>
    </w:lvl>
    <w:lvl w:ilvl="1" w:tentative="0">
      <w:start w:val="1"/>
      <w:numFmt w:val="decimal"/>
      <w:pStyle w:val="22"/>
      <w:suff w:val="space"/>
      <w:lvlText w:val="%1.%2."/>
      <w:lvlJc w:val="left"/>
      <w:pPr>
        <w:tabs>
          <w:tab w:val="left" w:pos="792"/>
        </w:tabs>
        <w:ind w:left="0" w:firstLine="0"/>
      </w:pPr>
    </w:lvl>
    <w:lvl w:ilvl="2" w:tentative="0">
      <w:start w:val="1"/>
      <w:numFmt w:val="decimal"/>
      <w:pStyle w:val="23"/>
      <w:suff w:val="space"/>
      <w:lvlText w:val="%1.%2.%3."/>
      <w:lvlJc w:val="left"/>
      <w:pPr>
        <w:tabs>
          <w:tab w:val="left" w:pos="1440"/>
        </w:tabs>
        <w:ind w:left="0" w:firstLine="0"/>
      </w:pPr>
    </w:lvl>
    <w:lvl w:ilvl="3" w:tentative="0">
      <w:start w:val="1"/>
      <w:numFmt w:val="decimal"/>
      <w:pStyle w:val="24"/>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风过之痕">
    <w15:presenceInfo w15:providerId="WPS Office" w15:userId="42361517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attachedTemplate r:id="rId1"/>
  <w:trackRevisions w:val="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17FDFC41"/>
    <w:rsid w:val="1DFFEDE4"/>
    <w:rsid w:val="3F6E1A2F"/>
    <w:rsid w:val="5BBF26D7"/>
    <w:rsid w:val="5DBBA7D4"/>
    <w:rsid w:val="76FF2A31"/>
    <w:rsid w:val="777522D2"/>
    <w:rsid w:val="796FB920"/>
    <w:rsid w:val="7AD68CF6"/>
    <w:rsid w:val="7AF63939"/>
    <w:rsid w:val="7BFE3130"/>
    <w:rsid w:val="7CEB7E0F"/>
    <w:rsid w:val="7ED3CE81"/>
    <w:rsid w:val="9FC7A7AE"/>
    <w:rsid w:val="CBEFF27B"/>
    <w:rsid w:val="DFBB4362"/>
    <w:rsid w:val="EE6D847F"/>
    <w:rsid w:val="EEBF2ACC"/>
    <w:rsid w:val="FA7C295E"/>
    <w:rsid w:val="FBF43100"/>
    <w:rsid w:val="FBFE1777"/>
    <w:rsid w:val="FC6C13AC"/>
    <w:rsid w:val="FFF6827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0"/>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1"/>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7">
    <w:name w:val="Document Map"/>
    <w:basedOn w:val="1"/>
    <w:semiHidden/>
    <w:qFormat/>
    <w:uiPriority w:val="0"/>
    <w:pPr>
      <w:shd w:val="clear" w:color="auto" w:fill="000080"/>
    </w:pPr>
    <w:rPr>
      <w:rFonts w:ascii="Tahoma" w:hAnsi="Tahoma" w:cs="Tahoma"/>
      <w:sz w:val="20"/>
      <w:szCs w:val="20"/>
    </w:rPr>
  </w:style>
  <w:style w:type="paragraph" w:styleId="8">
    <w:name w:val="toc 5"/>
    <w:basedOn w:val="1"/>
    <w:next w:val="1"/>
    <w:semiHidden/>
    <w:qFormat/>
    <w:uiPriority w:val="0"/>
    <w:pPr>
      <w:spacing w:line="360" w:lineRule="auto"/>
      <w:ind w:left="960"/>
    </w:pPr>
  </w:style>
  <w:style w:type="paragraph" w:styleId="9">
    <w:name w:val="toc 3"/>
    <w:basedOn w:val="1"/>
    <w:next w:val="1"/>
    <w:qFormat/>
    <w:uiPriority w:val="39"/>
    <w:pPr>
      <w:spacing w:line="360" w:lineRule="auto"/>
      <w:ind w:left="480"/>
    </w:pPr>
  </w:style>
  <w:style w:type="paragraph" w:styleId="10">
    <w:name w:val="Balloon Text"/>
    <w:basedOn w:val="1"/>
    <w:link w:val="28"/>
    <w:qFormat/>
    <w:uiPriority w:val="0"/>
    <w:rPr>
      <w:rFonts w:ascii="Tahoma" w:hAnsi="Tahoma" w:cs="Tahoma"/>
      <w:sz w:val="16"/>
      <w:szCs w:val="16"/>
    </w:rPr>
  </w:style>
  <w:style w:type="paragraph" w:styleId="11">
    <w:name w:val="footer"/>
    <w:basedOn w:val="1"/>
    <w:link w:val="36"/>
    <w:qFormat/>
    <w:uiPriority w:val="99"/>
    <w:pPr>
      <w:tabs>
        <w:tab w:val="center" w:pos="4680"/>
        <w:tab w:val="right" w:pos="9360"/>
      </w:tabs>
      <w:spacing w:before="0" w:after="0"/>
    </w:pPr>
  </w:style>
  <w:style w:type="paragraph" w:styleId="12">
    <w:name w:val="header"/>
    <w:basedOn w:val="1"/>
    <w:link w:val="35"/>
    <w:qFormat/>
    <w:uiPriority w:val="99"/>
    <w:pPr>
      <w:tabs>
        <w:tab w:val="center" w:pos="4680"/>
        <w:tab w:val="right" w:pos="9360"/>
      </w:tabs>
      <w:spacing w:before="0" w:after="0"/>
    </w:pPr>
  </w:style>
  <w:style w:type="paragraph" w:styleId="13">
    <w:name w:val="toc 1"/>
    <w:basedOn w:val="1"/>
    <w:next w:val="1"/>
    <w:qFormat/>
    <w:uiPriority w:val="39"/>
    <w:pPr>
      <w:spacing w:line="360" w:lineRule="auto"/>
    </w:pPr>
    <w:rPr>
      <w:b/>
    </w:rPr>
  </w:style>
  <w:style w:type="paragraph" w:styleId="14">
    <w:name w:val="toc 4"/>
    <w:basedOn w:val="1"/>
    <w:next w:val="1"/>
    <w:qFormat/>
    <w:uiPriority w:val="39"/>
    <w:pPr>
      <w:spacing w:line="360" w:lineRule="auto"/>
      <w:ind w:left="720"/>
    </w:pPr>
  </w:style>
  <w:style w:type="paragraph" w:styleId="15">
    <w:name w:val="toc 2"/>
    <w:basedOn w:val="1"/>
    <w:next w:val="1"/>
    <w:qFormat/>
    <w:uiPriority w:val="39"/>
    <w:pPr>
      <w:spacing w:line="360" w:lineRule="auto"/>
      <w:ind w:left="240"/>
    </w:p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qFormat/>
    <w:uiPriority w:val="99"/>
    <w:rPr>
      <w:color w:val="0000FF"/>
      <w:u w:val="single"/>
    </w:rPr>
  </w:style>
  <w:style w:type="paragraph" w:customStyle="1" w:styleId="20">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1">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2">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3">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4">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5">
    <w:name w:val="AxureTableHeaderText"/>
    <w:basedOn w:val="1"/>
    <w:qFormat/>
    <w:uiPriority w:val="0"/>
    <w:pPr>
      <w:spacing w:before="60" w:after="60"/>
    </w:pPr>
    <w:rPr>
      <w:b/>
      <w:sz w:val="16"/>
    </w:rPr>
  </w:style>
  <w:style w:type="paragraph" w:customStyle="1" w:styleId="26">
    <w:name w:val="AxureTableNormalText"/>
    <w:basedOn w:val="1"/>
    <w:qFormat/>
    <w:uiPriority w:val="0"/>
    <w:pPr>
      <w:spacing w:before="60" w:after="60"/>
    </w:pPr>
    <w:rPr>
      <w:sz w:val="16"/>
    </w:rPr>
  </w:style>
  <w:style w:type="paragraph" w:customStyle="1" w:styleId="27">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28">
    <w:name w:val="Balloon Text Char"/>
    <w:basedOn w:val="18"/>
    <w:link w:val="10"/>
    <w:qFormat/>
    <w:uiPriority w:val="0"/>
    <w:rPr>
      <w:rFonts w:ascii="Tahoma" w:hAnsi="Tahoma" w:cs="Tahoma"/>
      <w:sz w:val="16"/>
      <w:szCs w:val="16"/>
    </w:rPr>
  </w:style>
  <w:style w:type="table" w:customStyle="1" w:styleId="29">
    <w:name w:val="AxureTableStyle"/>
    <w:basedOn w:val="16"/>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0">
    <w:name w:val="Heading 4 Char"/>
    <w:basedOn w:val="18"/>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1">
    <w:name w:val="Heading 5 Char"/>
    <w:basedOn w:val="18"/>
    <w:link w:val="6"/>
    <w:qFormat/>
    <w:uiPriority w:val="0"/>
    <w:rPr>
      <w:rFonts w:asciiTheme="majorHAnsi" w:hAnsiTheme="majorHAnsi" w:eastAsiaTheme="majorEastAsia" w:cstheme="majorBidi"/>
      <w:color w:val="254061" w:themeColor="accent1" w:themeShade="80"/>
      <w:sz w:val="18"/>
      <w:szCs w:val="24"/>
    </w:rPr>
  </w:style>
  <w:style w:type="paragraph" w:customStyle="1" w:styleId="32">
    <w:name w:val="AxureImageParagraph"/>
    <w:basedOn w:val="1"/>
    <w:qFormat/>
    <w:uiPriority w:val="0"/>
    <w:pPr>
      <w:jc w:val="center"/>
    </w:pPr>
  </w:style>
  <w:style w:type="paragraph" w:customStyle="1" w:styleId="33">
    <w:name w:val="No Spacing"/>
    <w:link w:val="34"/>
    <w:qFormat/>
    <w:uiPriority w:val="1"/>
    <w:rPr>
      <w:rFonts w:asciiTheme="minorHAnsi" w:hAnsiTheme="minorHAnsi" w:eastAsiaTheme="minorEastAsia" w:cstheme="minorBidi"/>
      <w:sz w:val="22"/>
      <w:szCs w:val="22"/>
      <w:lang w:val="en-US" w:eastAsia="en-US" w:bidi="ar-SA"/>
    </w:rPr>
  </w:style>
  <w:style w:type="character" w:customStyle="1" w:styleId="34">
    <w:name w:val="No Spacing Char"/>
    <w:basedOn w:val="18"/>
    <w:link w:val="33"/>
    <w:qFormat/>
    <w:uiPriority w:val="1"/>
    <w:rPr>
      <w:rFonts w:asciiTheme="minorHAnsi" w:hAnsiTheme="minorHAnsi" w:eastAsiaTheme="minorEastAsia" w:cstheme="minorBidi"/>
      <w:sz w:val="22"/>
      <w:szCs w:val="22"/>
    </w:rPr>
  </w:style>
  <w:style w:type="character" w:customStyle="1" w:styleId="35">
    <w:name w:val="Header Char"/>
    <w:basedOn w:val="18"/>
    <w:link w:val="12"/>
    <w:qFormat/>
    <w:uiPriority w:val="99"/>
    <w:rPr>
      <w:rFonts w:ascii="Arial" w:hAnsi="Arial" w:cs="Arial"/>
      <w:sz w:val="18"/>
      <w:szCs w:val="24"/>
    </w:rPr>
  </w:style>
  <w:style w:type="character" w:customStyle="1" w:styleId="36">
    <w:name w:val="Footer Char"/>
    <w:basedOn w:val="18"/>
    <w:link w:val="11"/>
    <w:qFormat/>
    <w:uiPriority w:val="99"/>
    <w:rPr>
      <w:rFonts w:ascii="Arial" w:hAnsi="Arial" w:cs="Arial"/>
      <w:sz w:val="18"/>
      <w:szCs w:val="24"/>
    </w:rPr>
  </w:style>
  <w:style w:type="character" w:customStyle="1" w:styleId="37">
    <w:name w:val="Placeholder Text"/>
    <w:basedOn w:val="18"/>
    <w:semiHidden/>
    <w:qFormat/>
    <w:uiPriority w:val="99"/>
    <w:rPr>
      <w:color w:val="808080"/>
    </w:rPr>
  </w:style>
  <w:style w:type="paragraph" w:customStyle="1" w:styleId="38">
    <w:name w:val="AxureHiddenParagraph"/>
    <w:basedOn w:val="1"/>
    <w:qFormat/>
    <w:uiPriority w:val="0"/>
    <w:pPr>
      <w:spacing w:before="0" w:after="0"/>
    </w:pPr>
    <w:rPr>
      <w:sz w:val="2"/>
    </w:rPr>
  </w:style>
  <w:style w:type="paragraph" w:customStyle="1" w:styleId="39">
    <w:name w:val="一级标题"/>
    <w:basedOn w:val="1"/>
    <w:qFormat/>
    <w:uiPriority w:val="0"/>
    <w:pPr>
      <w:spacing w:after="240"/>
      <w:outlineLvl w:val="0"/>
    </w:pPr>
    <w:rPr>
      <w:b/>
      <w:color w:val="auto"/>
      <w:sz w:val="28"/>
    </w:rPr>
  </w:style>
  <w:style w:type="paragraph" w:customStyle="1" w:styleId="40">
    <w:name w:val="AxureHeading21"/>
    <w:basedOn w:val="1"/>
    <w:qFormat/>
    <w:uiPriority w:val="0"/>
    <w:pPr>
      <w:outlineLvl w:val="1"/>
    </w:pPr>
    <w:rPr>
      <w:b/>
      <w:color w:val="auto"/>
      <w:sz w:val="26"/>
    </w:rPr>
  </w:style>
  <w:style w:type="paragraph" w:customStyle="1" w:styleId="41">
    <w:name w:val="AxureHeading31"/>
    <w:basedOn w:val="1"/>
    <w:qFormat/>
    <w:uiPriority w:val="0"/>
    <w:pPr>
      <w:spacing w:before="240"/>
      <w:outlineLvl w:val="2"/>
    </w:pPr>
    <w:rPr>
      <w:b/>
      <w:color w:val="auto"/>
      <w:szCs w:val="20"/>
    </w:rPr>
  </w:style>
  <w:style w:type="paragraph" w:customStyle="1" w:styleId="42">
    <w:name w:val="AxureHeading41"/>
    <w:basedOn w:val="1"/>
    <w:qFormat/>
    <w:uiPriority w:val="0"/>
    <w:pPr>
      <w:spacing w:before="240"/>
      <w:outlineLvl w:val="3"/>
    </w:pPr>
    <w:rPr>
      <w:b/>
      <w:i/>
      <w:color w:val="auto"/>
      <w:sz w:val="20"/>
    </w:rPr>
  </w:style>
  <w:style w:type="paragraph" w:customStyle="1" w:styleId="43">
    <w:name w:val="Axure表格标题文字"/>
    <w:basedOn w:val="1"/>
    <w:qFormat/>
    <w:uiPriority w:val="0"/>
    <w:pPr>
      <w:spacing w:before="60" w:after="60"/>
    </w:pPr>
    <w:rPr>
      <w:b/>
      <w:sz w:val="16"/>
    </w:rPr>
  </w:style>
  <w:style w:type="paragraph" w:customStyle="1" w:styleId="44">
    <w:name w:val="Axure表格常规文字"/>
    <w:basedOn w:val="1"/>
    <w:qFormat/>
    <w:uiPriority w:val="0"/>
    <w:pPr>
      <w:spacing w:before="60" w:after="60"/>
    </w:pPr>
    <w:rPr>
      <w:sz w:val="16"/>
    </w:rPr>
  </w:style>
  <w:style w:type="paragraph" w:customStyle="1" w:styleId="45">
    <w:name w:val="五级标题"/>
    <w:basedOn w:val="1"/>
    <w:qFormat/>
    <w:uiPriority w:val="0"/>
    <w:pPr>
      <w:spacing w:before="240"/>
    </w:pPr>
    <w:rPr>
      <w:b/>
      <w:u w:val="single"/>
    </w:rPr>
  </w:style>
  <w:style w:type="table" w:customStyle="1" w:styleId="46">
    <w:name w:val="Axure表格样式"/>
    <w:basedOn w:val="16"/>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2" Type="http://schemas.microsoft.com/office/2011/relationships/people" Target="people.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3</Pages>
  <Words>91</Words>
  <Characters>525</Characters>
  <Lines>4</Lines>
  <Paragraphs>1</Paragraphs>
  <TotalTime>4</TotalTime>
  <ScaleCrop>false</ScaleCrop>
  <LinksUpToDate>false</LinksUpToDate>
  <CharactersWithSpaces>615</CharactersWithSpaces>
  <Application>WPS Office_4.2.2.6882_F1E327BC-269C-435d-A152-05C5408002CA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2010-09-08T13:47:00Z</dcterms:created>
  <dc:creator>[Your Name]</dc:creator>
  <cp:lastModifiedBy>风过之痕</cp:lastModifiedBy>
  <cp:lastPrinted>2010-09-07T16:33:00Z</cp:lastPrinted>
  <dcterms:modified xsi:type="dcterms:W3CDTF">2022-06-06T18:00:19Z</dcterms:modified>
  <dc:title>The Documentation</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73EC25605962B1EA0B4294622F0C6E5A</vt:lpwstr>
  </property>
</Properties>
</file>